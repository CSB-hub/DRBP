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45798E" w14:textId="50218CC1" w:rsidR="00EB4F20" w:rsidRPr="003B54CC" w:rsidRDefault="003F21AC" w:rsidP="00C67CA3">
      <w:pPr>
        <w:wordWrap/>
        <w:spacing w:line="360" w:lineRule="auto"/>
        <w:rPr>
          <w:rFonts w:ascii="Times New Roman" w:hAnsi="Times New Roman" w:cs="Times New Roman"/>
          <w:b/>
          <w:bCs/>
          <w:sz w:val="28"/>
          <w:szCs w:val="40"/>
        </w:rPr>
      </w:pPr>
      <w:r>
        <w:rPr>
          <w:rFonts w:ascii="Times New Roman" w:hAnsi="Times New Roman" w:cs="Times New Roman"/>
          <w:b/>
          <w:bCs/>
          <w:sz w:val="28"/>
          <w:szCs w:val="40"/>
        </w:rPr>
        <w:t>Interpretable p</w:t>
      </w:r>
      <w:r w:rsidR="00D62B48">
        <w:rPr>
          <w:rFonts w:ascii="Times New Roman" w:hAnsi="Times New Roman" w:cs="Times New Roman"/>
          <w:b/>
          <w:bCs/>
          <w:sz w:val="28"/>
          <w:szCs w:val="40"/>
        </w:rPr>
        <w:t>redicti</w:t>
      </w:r>
      <w:r>
        <w:rPr>
          <w:rFonts w:ascii="Times New Roman" w:hAnsi="Times New Roman" w:cs="Times New Roman"/>
          <w:b/>
          <w:bCs/>
          <w:sz w:val="28"/>
          <w:szCs w:val="40"/>
        </w:rPr>
        <w:t>on</w:t>
      </w:r>
      <w:r w:rsidR="00D62B48">
        <w:rPr>
          <w:rFonts w:ascii="Times New Roman" w:hAnsi="Times New Roman" w:cs="Times New Roman"/>
          <w:b/>
          <w:bCs/>
          <w:sz w:val="28"/>
          <w:szCs w:val="40"/>
        </w:rPr>
        <w:t xml:space="preserve"> </w:t>
      </w:r>
      <w:r>
        <w:rPr>
          <w:rFonts w:ascii="Times New Roman" w:hAnsi="Times New Roman" w:cs="Times New Roman"/>
          <w:b/>
          <w:bCs/>
          <w:sz w:val="28"/>
          <w:szCs w:val="40"/>
        </w:rPr>
        <w:t xml:space="preserve">of </w:t>
      </w:r>
      <w:r w:rsidR="00D232BD">
        <w:rPr>
          <w:rFonts w:ascii="Times New Roman" w:hAnsi="Times New Roman" w:cs="Times New Roman"/>
          <w:b/>
          <w:bCs/>
          <w:sz w:val="28"/>
          <w:szCs w:val="40"/>
        </w:rPr>
        <w:t>nucleic acid-</w:t>
      </w:r>
      <w:r w:rsidR="00EB4F20" w:rsidRPr="00D232BD">
        <w:rPr>
          <w:rFonts w:ascii="Times New Roman" w:hAnsi="Times New Roman" w:cs="Times New Roman"/>
          <w:b/>
          <w:bCs/>
          <w:sz w:val="28"/>
          <w:szCs w:val="40"/>
        </w:rPr>
        <w:t>binding protein</w:t>
      </w:r>
      <w:r w:rsidR="009F497A" w:rsidRPr="00D232BD">
        <w:rPr>
          <w:rFonts w:ascii="Times New Roman" w:hAnsi="Times New Roman" w:cs="Times New Roman"/>
          <w:b/>
          <w:bCs/>
          <w:sz w:val="28"/>
          <w:szCs w:val="40"/>
        </w:rPr>
        <w:t>s</w:t>
      </w:r>
      <w:r w:rsidR="00D62B48">
        <w:rPr>
          <w:rFonts w:ascii="Times New Roman" w:hAnsi="Times New Roman" w:cs="Times New Roman"/>
          <w:b/>
          <w:bCs/>
          <w:sz w:val="28"/>
          <w:szCs w:val="40"/>
        </w:rPr>
        <w:t xml:space="preserve"> using </w:t>
      </w:r>
      <w:r>
        <w:rPr>
          <w:rFonts w:ascii="Times New Roman" w:hAnsi="Times New Roman" w:cs="Times New Roman"/>
          <w:b/>
          <w:bCs/>
          <w:sz w:val="28"/>
          <w:szCs w:val="40"/>
        </w:rPr>
        <w:t xml:space="preserve">a </w:t>
      </w:r>
      <w:r w:rsidR="00D62B48">
        <w:rPr>
          <w:rFonts w:ascii="Times New Roman" w:hAnsi="Times New Roman" w:cs="Times New Roman"/>
          <w:b/>
          <w:bCs/>
          <w:sz w:val="28"/>
          <w:szCs w:val="40"/>
        </w:rPr>
        <w:t>protein language model</w:t>
      </w:r>
    </w:p>
    <w:p w14:paraId="24D52420" w14:textId="77777777" w:rsidR="00EB4F20" w:rsidRDefault="00EB4F20" w:rsidP="00C67CA3">
      <w:pPr>
        <w:wordWrap/>
        <w:spacing w:line="360" w:lineRule="auto"/>
        <w:rPr>
          <w:rFonts w:ascii="Times New Roman" w:hAnsi="Times New Roman" w:cs="Times New Roman"/>
          <w:b/>
          <w:bCs/>
          <w:sz w:val="18"/>
          <w:szCs w:val="22"/>
        </w:rPr>
      </w:pPr>
    </w:p>
    <w:p w14:paraId="7418AAEE" w14:textId="77777777" w:rsidR="00A24B96" w:rsidRPr="004A6C01" w:rsidRDefault="00A24B96" w:rsidP="00C67CA3">
      <w:pPr>
        <w:wordWrap/>
        <w:spacing w:line="360" w:lineRule="auto"/>
        <w:rPr>
          <w:rFonts w:ascii="Times New Roman" w:hAnsi="Times New Roman" w:cs="Times New Roman"/>
          <w:b/>
          <w:bCs/>
          <w:sz w:val="18"/>
          <w:szCs w:val="22"/>
        </w:rPr>
      </w:pPr>
    </w:p>
    <w:p w14:paraId="30C5097C" w14:textId="42E93D3E" w:rsidR="00EB4F20" w:rsidRPr="002F3471" w:rsidRDefault="004610C4" w:rsidP="006F6606">
      <w:pPr>
        <w:wordWrap/>
        <w:spacing w:line="360" w:lineRule="auto"/>
        <w:rPr>
          <w:rFonts w:ascii="Times New Roman" w:hAnsi="Times New Roman" w:cs="Times New Roman"/>
          <w:sz w:val="24"/>
        </w:rPr>
      </w:pPr>
      <w:r>
        <w:rPr>
          <w:rFonts w:ascii="Times New Roman" w:hAnsi="Times New Roman" w:cs="Times New Roman"/>
          <w:sz w:val="24"/>
        </w:rPr>
        <w:t>Hanjin Kim</w:t>
      </w:r>
      <w:r w:rsidRPr="00EB4F20">
        <w:rPr>
          <w:rFonts w:ascii="Times New Roman" w:hAnsi="Times New Roman" w:cs="Times New Roman"/>
          <w:sz w:val="24"/>
          <w:vertAlign w:val="superscript"/>
        </w:rPr>
        <w:t>1</w:t>
      </w:r>
      <w:r>
        <w:rPr>
          <w:rFonts w:ascii="Times New Roman" w:hAnsi="Times New Roman" w:cs="Times New Roman"/>
          <w:sz w:val="24"/>
          <w:vertAlign w:val="superscript"/>
        </w:rPr>
        <w:t>,2*</w:t>
      </w:r>
      <w:r>
        <w:rPr>
          <w:rFonts w:ascii="Times New Roman" w:hAnsi="Times New Roman" w:cs="Times New Roman"/>
          <w:sz w:val="24"/>
        </w:rPr>
        <w:t xml:space="preserve">, </w:t>
      </w:r>
      <w:r w:rsidR="00EB4F20" w:rsidRPr="00EB4F20">
        <w:rPr>
          <w:rFonts w:ascii="Times New Roman" w:hAnsi="Times New Roman" w:cs="Times New Roman"/>
          <w:sz w:val="24"/>
        </w:rPr>
        <w:t>Sung-Gwon Lee</w:t>
      </w:r>
      <w:r w:rsidR="00EB4F20" w:rsidRPr="00EB4F20">
        <w:rPr>
          <w:rFonts w:ascii="Times New Roman" w:hAnsi="Times New Roman" w:cs="Times New Roman"/>
          <w:sz w:val="24"/>
          <w:vertAlign w:val="superscript"/>
        </w:rPr>
        <w:t>1</w:t>
      </w:r>
      <w:r w:rsidR="006F0F5C">
        <w:rPr>
          <w:rFonts w:ascii="Times New Roman" w:hAnsi="Times New Roman" w:cs="Times New Roman"/>
          <w:sz w:val="24"/>
          <w:vertAlign w:val="superscript"/>
        </w:rPr>
        <w:t>*</w:t>
      </w:r>
      <w:r w:rsidR="006F0F5C">
        <w:rPr>
          <w:rFonts w:ascii="Verdana" w:hAnsi="Verdana" w:cs="Times New Roman"/>
          <w:sz w:val="24"/>
          <w:vertAlign w:val="superscript"/>
        </w:rPr>
        <w:t>†</w:t>
      </w:r>
      <w:r w:rsidR="002D531A">
        <w:rPr>
          <w:rFonts w:ascii="Times New Roman" w:hAnsi="Times New Roman" w:cs="Times New Roman"/>
          <w:sz w:val="24"/>
        </w:rPr>
        <w:t>,</w:t>
      </w:r>
      <w:r w:rsidR="00FE7AC4">
        <w:rPr>
          <w:rFonts w:ascii="Times New Roman" w:hAnsi="Times New Roman" w:cs="Times New Roman"/>
          <w:sz w:val="24"/>
        </w:rPr>
        <w:t xml:space="preserve"> </w:t>
      </w:r>
      <w:r w:rsidR="00451144">
        <w:rPr>
          <w:rFonts w:ascii="Times New Roman" w:hAnsi="Times New Roman" w:cs="Times New Roman"/>
          <w:sz w:val="24"/>
        </w:rPr>
        <w:t>Jooseong Oh</w:t>
      </w:r>
      <w:r w:rsidR="0078590D">
        <w:rPr>
          <w:rFonts w:ascii="Times New Roman" w:hAnsi="Times New Roman" w:cs="Times New Roman"/>
          <w:sz w:val="24"/>
          <w:vertAlign w:val="superscript"/>
        </w:rPr>
        <w:t>1</w:t>
      </w:r>
      <w:r w:rsidR="006F0F5C" w:rsidRPr="006F6606">
        <w:rPr>
          <w:rFonts w:ascii="Verdana" w:hAnsi="Verdana" w:cs="Times New Roman"/>
          <w:sz w:val="24"/>
          <w:vertAlign w:val="superscript"/>
        </w:rPr>
        <w:t>‡</w:t>
      </w:r>
      <w:r w:rsidR="0078590D">
        <w:rPr>
          <w:rFonts w:ascii="Times New Roman" w:hAnsi="Times New Roman" w:cs="Times New Roman"/>
          <w:sz w:val="24"/>
        </w:rPr>
        <w:t xml:space="preserve">, </w:t>
      </w:r>
      <w:r w:rsidR="002D531A">
        <w:rPr>
          <w:rFonts w:ascii="Times New Roman" w:hAnsi="Times New Roman" w:cs="Times New Roman"/>
          <w:sz w:val="24"/>
        </w:rPr>
        <w:t>Kee K. Kim</w:t>
      </w:r>
      <w:r w:rsidR="00AB042C">
        <w:rPr>
          <w:rFonts w:ascii="Times New Roman" w:hAnsi="Times New Roman" w:cs="Times New Roman"/>
          <w:sz w:val="24"/>
          <w:vertAlign w:val="superscript"/>
        </w:rPr>
        <w:t>3</w:t>
      </w:r>
      <w:r w:rsidR="0078590D">
        <w:rPr>
          <w:rFonts w:ascii="Times New Roman" w:hAnsi="Times New Roman" w:cs="Times New Roman"/>
          <w:sz w:val="24"/>
        </w:rPr>
        <w:t>,</w:t>
      </w:r>
      <w:r w:rsidR="00662BFE">
        <w:rPr>
          <w:rFonts w:ascii="Times New Roman" w:hAnsi="Times New Roman" w:cs="Times New Roman"/>
          <w:sz w:val="24"/>
        </w:rPr>
        <w:t xml:space="preserve"> Eun-Mi Kim</w:t>
      </w:r>
      <w:r w:rsidR="00AB042C">
        <w:rPr>
          <w:rFonts w:ascii="Times New Roman" w:hAnsi="Times New Roman" w:cs="Times New Roman"/>
          <w:sz w:val="24"/>
          <w:vertAlign w:val="superscript"/>
        </w:rPr>
        <w:t>4</w:t>
      </w:r>
      <w:r w:rsidR="005D7D83" w:rsidRPr="00F724FE">
        <w:rPr>
          <w:rFonts w:ascii="Times New Roman" w:hAnsi="Times New Roman" w:cs="Times New Roman"/>
          <w:sz w:val="24"/>
        </w:rPr>
        <w:t>,</w:t>
      </w:r>
      <w:r w:rsidR="0078590D">
        <w:rPr>
          <w:rFonts w:ascii="Times New Roman" w:hAnsi="Times New Roman" w:cs="Times New Roman"/>
          <w:sz w:val="24"/>
        </w:rPr>
        <w:t xml:space="preserve"> </w:t>
      </w:r>
      <w:r w:rsidR="00EB4F20" w:rsidRPr="00EB4F20">
        <w:rPr>
          <w:rFonts w:ascii="Times New Roman" w:hAnsi="Times New Roman" w:cs="Times New Roman"/>
          <w:sz w:val="24"/>
        </w:rPr>
        <w:t>and Chungoo Park</w:t>
      </w:r>
      <w:r w:rsidR="00EB4F20" w:rsidRPr="00EB4F20">
        <w:rPr>
          <w:rFonts w:ascii="Times New Roman" w:hAnsi="Times New Roman" w:cs="Times New Roman"/>
          <w:sz w:val="24"/>
          <w:vertAlign w:val="superscript"/>
        </w:rPr>
        <w:t>1</w:t>
      </w:r>
      <w:r w:rsidR="00E6657F">
        <w:rPr>
          <w:rFonts w:ascii="Times New Roman" w:hAnsi="Times New Roman" w:cs="Times New Roman"/>
          <w:sz w:val="24"/>
          <w:vertAlign w:val="superscript"/>
        </w:rPr>
        <w:t>,2</w:t>
      </w:r>
      <w:r w:rsidR="00033C56">
        <w:rPr>
          <w:rFonts w:ascii="Times New Roman" w:hAnsi="Times New Roman" w:cs="Times New Roman"/>
          <w:sz w:val="24"/>
          <w:vertAlign w:val="superscript"/>
        </w:rPr>
        <w:t>#</w:t>
      </w:r>
    </w:p>
    <w:p w14:paraId="1510EDA3" w14:textId="77777777" w:rsidR="00EB4F20" w:rsidRPr="00E61207" w:rsidRDefault="00EB4F20" w:rsidP="006F0F5C">
      <w:pPr>
        <w:wordWrap/>
        <w:spacing w:line="360" w:lineRule="auto"/>
        <w:rPr>
          <w:rFonts w:ascii="Times New Roman" w:hAnsi="Times New Roman" w:cs="Times New Roman"/>
          <w:sz w:val="24"/>
        </w:rPr>
      </w:pPr>
    </w:p>
    <w:p w14:paraId="66C1B528" w14:textId="77777777" w:rsidR="00A24B96" w:rsidRPr="00013614" w:rsidRDefault="00A24B96" w:rsidP="006F0F5C">
      <w:pPr>
        <w:wordWrap/>
        <w:spacing w:line="360" w:lineRule="auto"/>
        <w:rPr>
          <w:rFonts w:ascii="Times New Roman" w:hAnsi="Times New Roman" w:cs="Times New Roman"/>
          <w:sz w:val="24"/>
        </w:rPr>
      </w:pPr>
    </w:p>
    <w:p w14:paraId="07310BB0" w14:textId="56FEA119" w:rsidR="00EB4F20" w:rsidRPr="006D0CFE" w:rsidRDefault="00EB4F20" w:rsidP="006F0F5C">
      <w:pPr>
        <w:wordWrap/>
        <w:spacing w:line="360" w:lineRule="auto"/>
        <w:rPr>
          <w:rFonts w:ascii="Times New Roman" w:hAnsi="Times New Roman" w:cs="Times New Roman"/>
          <w:sz w:val="24"/>
          <w:szCs w:val="24"/>
        </w:rPr>
      </w:pPr>
      <w:r w:rsidRPr="006D0CFE">
        <w:rPr>
          <w:rFonts w:ascii="Times New Roman" w:hAnsi="Times New Roman" w:cs="Times New Roman"/>
          <w:sz w:val="24"/>
          <w:szCs w:val="24"/>
          <w:vertAlign w:val="superscript"/>
        </w:rPr>
        <w:t>1</w:t>
      </w:r>
      <w:r w:rsidR="000D587B" w:rsidRPr="006D0CFE">
        <w:rPr>
          <w:rFonts w:ascii="Times New Roman" w:hAnsi="Times New Roman" w:cs="Times New Roman"/>
          <w:sz w:val="24"/>
          <w:szCs w:val="24"/>
          <w:vertAlign w:val="superscript"/>
        </w:rPr>
        <w:t xml:space="preserve"> </w:t>
      </w:r>
      <w:r w:rsidRPr="006D0CFE">
        <w:rPr>
          <w:rFonts w:ascii="Times New Roman" w:hAnsi="Times New Roman" w:cs="Times New Roman"/>
          <w:sz w:val="24"/>
          <w:szCs w:val="24"/>
        </w:rPr>
        <w:t>School of Biological Science and Technology, Chonnam National University, Gwangju,</w:t>
      </w:r>
      <w:r w:rsidR="00662BFE" w:rsidRPr="006D0CFE">
        <w:rPr>
          <w:rFonts w:ascii="Times New Roman" w:hAnsi="Times New Roman" w:cs="Times New Roman"/>
          <w:sz w:val="24"/>
          <w:szCs w:val="24"/>
        </w:rPr>
        <w:t xml:space="preserve"> 61186,</w:t>
      </w:r>
      <w:r w:rsidRPr="006D0CFE">
        <w:rPr>
          <w:rFonts w:ascii="Times New Roman" w:hAnsi="Times New Roman" w:cs="Times New Roman"/>
          <w:sz w:val="24"/>
          <w:szCs w:val="24"/>
        </w:rPr>
        <w:t xml:space="preserve"> Republic of Korea</w:t>
      </w:r>
    </w:p>
    <w:p w14:paraId="5321BA1B" w14:textId="459BF74A" w:rsidR="00C41E45" w:rsidRPr="006D0CFE" w:rsidRDefault="00C41E45" w:rsidP="00BE5FDF">
      <w:pPr>
        <w:spacing w:line="360" w:lineRule="auto"/>
        <w:rPr>
          <w:rFonts w:ascii="Times New Roman" w:eastAsia="바탕" w:hAnsi="Times New Roman" w:cs="Times New Roman"/>
          <w:sz w:val="24"/>
          <w:szCs w:val="24"/>
        </w:rPr>
      </w:pPr>
      <w:r w:rsidRPr="005E7D04">
        <w:rPr>
          <w:rFonts w:ascii="Times New Roman" w:hAnsi="Times New Roman" w:cs="Times New Roman"/>
          <w:sz w:val="24"/>
          <w:szCs w:val="24"/>
          <w:vertAlign w:val="superscript"/>
        </w:rPr>
        <w:t>2</w:t>
      </w:r>
      <w:r w:rsidRPr="006D0CFE">
        <w:rPr>
          <w:rFonts w:ascii="Times New Roman" w:hAnsi="Times New Roman" w:cs="Times New Roman"/>
          <w:sz w:val="24"/>
          <w:szCs w:val="24"/>
          <w:vertAlign w:val="superscript"/>
        </w:rPr>
        <w:t xml:space="preserve"> </w:t>
      </w:r>
      <w:r w:rsidRPr="006D0CFE">
        <w:rPr>
          <w:rFonts w:ascii="Times New Roman" w:eastAsia="Arial Unicode MS" w:hAnsi="Times New Roman" w:cs="Times New Roman"/>
          <w:sz w:val="24"/>
          <w:szCs w:val="24"/>
        </w:rPr>
        <w:t xml:space="preserve">Institute of Systems Biology &amp; Life Science Informatics, Chonnam National University, </w:t>
      </w:r>
      <w:r w:rsidRPr="006D0CFE">
        <w:rPr>
          <w:rFonts w:ascii="Times New Roman" w:hAnsi="Times New Roman" w:cs="Times New Roman"/>
          <w:sz w:val="24"/>
          <w:szCs w:val="24"/>
        </w:rPr>
        <w:t>Yongbong-ro 77,</w:t>
      </w:r>
      <w:r w:rsidRPr="006D0CFE">
        <w:rPr>
          <w:rFonts w:ascii="Times New Roman" w:eastAsia="Arial Unicode MS" w:hAnsi="Times New Roman" w:cs="Times New Roman"/>
          <w:sz w:val="24"/>
          <w:szCs w:val="24"/>
        </w:rPr>
        <w:t xml:space="preserve"> Gwangju</w:t>
      </w:r>
      <w:r w:rsidR="00A75ECF" w:rsidRPr="005E7D04">
        <w:rPr>
          <w:rFonts w:ascii="Times New Roman" w:eastAsia="Arial Unicode MS" w:hAnsi="Times New Roman" w:cs="Times New Roman"/>
          <w:sz w:val="24"/>
          <w:szCs w:val="24"/>
        </w:rPr>
        <w:t>,</w:t>
      </w:r>
      <w:r w:rsidRPr="006D0CFE">
        <w:rPr>
          <w:rFonts w:ascii="Times New Roman" w:eastAsia="Arial Unicode MS" w:hAnsi="Times New Roman" w:cs="Times New Roman"/>
          <w:sz w:val="24"/>
          <w:szCs w:val="24"/>
        </w:rPr>
        <w:t xml:space="preserve"> 61186, Republic of Korea</w:t>
      </w:r>
    </w:p>
    <w:p w14:paraId="79928D9B" w14:textId="1525B94B" w:rsidR="00EB4F20" w:rsidRPr="006D0CFE" w:rsidRDefault="00C41E45" w:rsidP="00A75ECF">
      <w:pPr>
        <w:wordWrap/>
        <w:spacing w:line="360" w:lineRule="auto"/>
        <w:rPr>
          <w:rFonts w:ascii="Times New Roman" w:hAnsi="Times New Roman" w:cs="Times New Roman"/>
          <w:sz w:val="24"/>
          <w:szCs w:val="24"/>
        </w:rPr>
      </w:pPr>
      <w:r w:rsidRPr="006D0CFE">
        <w:rPr>
          <w:rFonts w:ascii="Times New Roman" w:hAnsi="Times New Roman" w:cs="Times New Roman"/>
          <w:sz w:val="24"/>
          <w:szCs w:val="24"/>
          <w:vertAlign w:val="superscript"/>
        </w:rPr>
        <w:t>3</w:t>
      </w:r>
      <w:r w:rsidR="000D587B" w:rsidRPr="006D0CFE">
        <w:rPr>
          <w:rFonts w:ascii="Times New Roman" w:hAnsi="Times New Roman" w:cs="Times New Roman"/>
          <w:sz w:val="24"/>
          <w:szCs w:val="24"/>
          <w:vertAlign w:val="superscript"/>
        </w:rPr>
        <w:t xml:space="preserve"> </w:t>
      </w:r>
      <w:r w:rsidR="002D531A" w:rsidRPr="006D0CFE">
        <w:rPr>
          <w:rFonts w:ascii="Times New Roman" w:hAnsi="Times New Roman" w:cs="Times New Roman"/>
          <w:sz w:val="24"/>
          <w:szCs w:val="24"/>
        </w:rPr>
        <w:t xml:space="preserve">Department of Biochemistry, College of Natural Sciences, Chungnam National University, Daejeon, </w:t>
      </w:r>
      <w:r w:rsidR="00662BFE" w:rsidRPr="006D0CFE">
        <w:rPr>
          <w:rFonts w:ascii="Times New Roman" w:hAnsi="Times New Roman" w:cs="Times New Roman"/>
          <w:sz w:val="24"/>
          <w:szCs w:val="24"/>
        </w:rPr>
        <w:t xml:space="preserve">34134, </w:t>
      </w:r>
      <w:r w:rsidR="002D531A" w:rsidRPr="006D0CFE">
        <w:rPr>
          <w:rFonts w:ascii="Times New Roman" w:hAnsi="Times New Roman" w:cs="Times New Roman"/>
          <w:sz w:val="24"/>
          <w:szCs w:val="24"/>
        </w:rPr>
        <w:t>Republic of Korea</w:t>
      </w:r>
    </w:p>
    <w:p w14:paraId="5AD20CE5" w14:textId="77E46EC2" w:rsidR="00A75ECF" w:rsidRPr="00D75DDF" w:rsidRDefault="00C41E45" w:rsidP="00943F4B">
      <w:pPr>
        <w:wordWrap/>
        <w:spacing w:line="360" w:lineRule="auto"/>
        <w:rPr>
          <w:rFonts w:ascii="Times New Roman" w:eastAsia="Arial Unicode MS" w:hAnsi="Times New Roman" w:cs="Times New Roman"/>
          <w:color w:val="000000" w:themeColor="text1"/>
          <w:sz w:val="24"/>
          <w:szCs w:val="24"/>
        </w:rPr>
      </w:pPr>
      <w:r w:rsidRPr="006D0CFE">
        <w:rPr>
          <w:rFonts w:ascii="Times New Roman" w:hAnsi="Times New Roman" w:cs="Times New Roman"/>
          <w:color w:val="212121"/>
          <w:sz w:val="24"/>
          <w:szCs w:val="24"/>
          <w:shd w:val="clear" w:color="auto" w:fill="FFFFFF"/>
          <w:vertAlign w:val="superscript"/>
        </w:rPr>
        <w:t>4</w:t>
      </w:r>
      <w:r w:rsidR="000D587B" w:rsidRPr="006D0CFE">
        <w:rPr>
          <w:rFonts w:ascii="Times New Roman" w:hAnsi="Times New Roman" w:cs="Times New Roman"/>
          <w:color w:val="212121"/>
          <w:sz w:val="24"/>
          <w:szCs w:val="24"/>
          <w:shd w:val="clear" w:color="auto" w:fill="FFFFFF"/>
          <w:vertAlign w:val="superscript"/>
        </w:rPr>
        <w:t xml:space="preserve"> </w:t>
      </w:r>
      <w:r w:rsidR="00A75ECF" w:rsidRPr="00D75DDF">
        <w:rPr>
          <w:rFonts w:ascii="Times New Roman" w:eastAsia="Arial Unicode MS" w:hAnsi="Times New Roman" w:cs="Times New Roman"/>
          <w:color w:val="000000" w:themeColor="text1"/>
          <w:sz w:val="24"/>
          <w:szCs w:val="24"/>
        </w:rPr>
        <w:t>Department of Bio and Environmental Technology, College of Science and Convergence Technology, Seoul Women’s University, Hwarang-ro 621, Seoul, 01797, Republic of Korea</w:t>
      </w:r>
    </w:p>
    <w:p w14:paraId="7FDFAFF1" w14:textId="77777777" w:rsidR="00A24B96" w:rsidRPr="006D0CFE" w:rsidRDefault="00A24B96" w:rsidP="00A75ECF">
      <w:pPr>
        <w:wordWrap/>
        <w:spacing w:line="360" w:lineRule="auto"/>
        <w:rPr>
          <w:rFonts w:ascii="Times New Roman" w:hAnsi="Times New Roman" w:cs="Times New Roman"/>
          <w:color w:val="212121"/>
          <w:sz w:val="24"/>
          <w:szCs w:val="24"/>
          <w:shd w:val="clear" w:color="auto" w:fill="FFFFFF"/>
        </w:rPr>
      </w:pPr>
    </w:p>
    <w:p w14:paraId="3FF3633A" w14:textId="77777777" w:rsidR="00A75ECF" w:rsidRPr="006D0CFE" w:rsidRDefault="00A75ECF" w:rsidP="00A75ECF">
      <w:pPr>
        <w:wordWrap/>
        <w:spacing w:line="360" w:lineRule="auto"/>
        <w:rPr>
          <w:rFonts w:ascii="Times New Roman" w:hAnsi="Times New Roman" w:cs="Times New Roman"/>
          <w:color w:val="212121"/>
          <w:sz w:val="24"/>
          <w:szCs w:val="24"/>
          <w:shd w:val="clear" w:color="auto" w:fill="FFFFFF"/>
        </w:rPr>
      </w:pPr>
    </w:p>
    <w:p w14:paraId="6A7499E3" w14:textId="1A986792" w:rsidR="00D5376B" w:rsidRPr="006D0CFE" w:rsidRDefault="006F0F5C" w:rsidP="00A75ECF">
      <w:pPr>
        <w:wordWrap/>
        <w:spacing w:line="360" w:lineRule="auto"/>
        <w:rPr>
          <w:rFonts w:ascii="Times New Roman" w:hAnsi="Times New Roman" w:cs="Times New Roman"/>
          <w:sz w:val="24"/>
          <w:szCs w:val="24"/>
        </w:rPr>
      </w:pPr>
      <w:r w:rsidRPr="00D75DDF">
        <w:rPr>
          <w:rFonts w:ascii="Times New Roman" w:hAnsi="Times New Roman" w:cs="Times New Roman"/>
          <w:sz w:val="24"/>
          <w:szCs w:val="24"/>
          <w:vertAlign w:val="superscript"/>
        </w:rPr>
        <w:t>†</w:t>
      </w:r>
      <w:r w:rsidR="000D587B" w:rsidRPr="006D0CFE">
        <w:rPr>
          <w:rFonts w:ascii="Times New Roman" w:hAnsi="Times New Roman" w:cs="Times New Roman"/>
          <w:sz w:val="24"/>
          <w:szCs w:val="24"/>
          <w:vertAlign w:val="superscript"/>
        </w:rPr>
        <w:t xml:space="preserve"> </w:t>
      </w:r>
      <w:r w:rsidR="0078590D" w:rsidRPr="006D0CFE">
        <w:rPr>
          <w:rFonts w:ascii="Times New Roman" w:hAnsi="Times New Roman" w:cs="Times New Roman"/>
          <w:sz w:val="24"/>
          <w:szCs w:val="24"/>
        </w:rPr>
        <w:t xml:space="preserve">Present address: </w:t>
      </w:r>
      <w:r w:rsidR="00E47E7B" w:rsidRPr="006D0CFE">
        <w:rPr>
          <w:rFonts w:ascii="Times New Roman" w:hAnsi="Times New Roman" w:cs="Times New Roman"/>
          <w:sz w:val="24"/>
          <w:szCs w:val="24"/>
        </w:rPr>
        <w:t>Biomedical Research Institute, Chonnam National University Hospital, 160 Baekseo-ro, Dong-gu, Gwangju, 61469, Republic of Korea</w:t>
      </w:r>
    </w:p>
    <w:p w14:paraId="7D56A8A4" w14:textId="230EA424" w:rsidR="00EB4F20" w:rsidRPr="006D0CFE" w:rsidRDefault="006F0F5C" w:rsidP="006F0F5C">
      <w:pPr>
        <w:wordWrap/>
        <w:spacing w:line="360" w:lineRule="auto"/>
        <w:rPr>
          <w:rFonts w:ascii="Times New Roman" w:hAnsi="Times New Roman" w:cs="Times New Roman"/>
          <w:sz w:val="24"/>
          <w:szCs w:val="24"/>
        </w:rPr>
      </w:pPr>
      <w:r w:rsidRPr="00D75DDF">
        <w:rPr>
          <w:rFonts w:ascii="Times New Roman" w:hAnsi="Times New Roman" w:cs="Times New Roman"/>
          <w:sz w:val="24"/>
          <w:szCs w:val="24"/>
          <w:vertAlign w:val="superscript"/>
        </w:rPr>
        <w:t>‡</w:t>
      </w:r>
      <w:r w:rsidR="000D587B" w:rsidRPr="006D0CFE">
        <w:rPr>
          <w:rFonts w:ascii="Times New Roman" w:hAnsi="Times New Roman" w:cs="Times New Roman"/>
          <w:sz w:val="24"/>
          <w:szCs w:val="24"/>
          <w:vertAlign w:val="superscript"/>
        </w:rPr>
        <w:t xml:space="preserve"> </w:t>
      </w:r>
      <w:r w:rsidR="0078590D" w:rsidRPr="006D0CFE">
        <w:rPr>
          <w:rFonts w:ascii="Times New Roman" w:hAnsi="Times New Roman" w:cs="Times New Roman"/>
          <w:sz w:val="24"/>
          <w:szCs w:val="24"/>
        </w:rPr>
        <w:t>Present address:</w:t>
      </w:r>
      <w:r w:rsidR="00662BFE" w:rsidRPr="006D0CFE">
        <w:rPr>
          <w:rFonts w:ascii="Times New Roman" w:hAnsi="Times New Roman" w:cs="Times New Roman"/>
          <w:sz w:val="24"/>
          <w:szCs w:val="24"/>
        </w:rPr>
        <w:t xml:space="preserve"> </w:t>
      </w:r>
      <w:r w:rsidR="006B534A" w:rsidRPr="006D0CFE">
        <w:rPr>
          <w:rFonts w:ascii="Times New Roman" w:hAnsi="Times New Roman" w:cs="Times New Roman"/>
          <w:sz w:val="24"/>
          <w:szCs w:val="24"/>
        </w:rPr>
        <w:t>Synthetic Biology and Bioengineering Research Center, Korea Research Institute of Bioscience and Biotechnology (KRIBB), Daejeon 34141, Republic of Korea</w:t>
      </w:r>
    </w:p>
    <w:p w14:paraId="151A30A8" w14:textId="77777777" w:rsidR="00EB4F20" w:rsidRPr="006D0CFE" w:rsidRDefault="00EB4F20" w:rsidP="006F0F5C">
      <w:pPr>
        <w:wordWrap/>
        <w:spacing w:line="360" w:lineRule="auto"/>
        <w:rPr>
          <w:rFonts w:ascii="Times New Roman" w:hAnsi="Times New Roman" w:cs="Times New Roman"/>
          <w:sz w:val="24"/>
          <w:szCs w:val="24"/>
        </w:rPr>
      </w:pPr>
    </w:p>
    <w:p w14:paraId="22145D43" w14:textId="77777777" w:rsidR="009F497A" w:rsidRDefault="009F497A" w:rsidP="006F0F5C">
      <w:pPr>
        <w:wordWrap/>
        <w:spacing w:line="360" w:lineRule="auto"/>
        <w:rPr>
          <w:rFonts w:ascii="Times New Roman" w:hAnsi="Times New Roman" w:cs="Times New Roman"/>
          <w:sz w:val="24"/>
        </w:rPr>
      </w:pPr>
    </w:p>
    <w:p w14:paraId="1BC177E8" w14:textId="2A373D2D" w:rsidR="00A24B96" w:rsidRPr="006F0F5C" w:rsidRDefault="006F0F5C" w:rsidP="006F0F5C">
      <w:pPr>
        <w:wordWrap/>
        <w:spacing w:line="360" w:lineRule="auto"/>
        <w:rPr>
          <w:rFonts w:ascii="Times New Roman" w:hAnsi="Times New Roman" w:cs="Times New Roman"/>
          <w:sz w:val="24"/>
        </w:rPr>
      </w:pPr>
      <w:r>
        <w:rPr>
          <w:rFonts w:ascii="Times New Roman" w:hAnsi="Times New Roman" w:cs="Times New Roman"/>
          <w:sz w:val="24"/>
          <w:vertAlign w:val="superscript"/>
        </w:rPr>
        <w:t>*</w:t>
      </w:r>
      <w:r>
        <w:rPr>
          <w:rFonts w:ascii="Times New Roman" w:hAnsi="Times New Roman" w:cs="Times New Roman" w:hint="eastAsia"/>
          <w:sz w:val="24"/>
        </w:rPr>
        <w:t xml:space="preserve"> </w:t>
      </w:r>
      <w:r>
        <w:rPr>
          <w:rFonts w:ascii="Times New Roman" w:hAnsi="Times New Roman" w:cs="Times New Roman"/>
          <w:sz w:val="24"/>
        </w:rPr>
        <w:t>These authors contributed equally to this work.</w:t>
      </w:r>
    </w:p>
    <w:p w14:paraId="26CF226B" w14:textId="77777777" w:rsidR="00A24B96" w:rsidRDefault="00A24B96" w:rsidP="006F0F5C">
      <w:pPr>
        <w:wordWrap/>
        <w:spacing w:line="360" w:lineRule="auto"/>
        <w:rPr>
          <w:rFonts w:ascii="Times New Roman" w:hAnsi="Times New Roman" w:cs="Times New Roman"/>
          <w:sz w:val="24"/>
        </w:rPr>
      </w:pPr>
    </w:p>
    <w:p w14:paraId="7CAF2314" w14:textId="5AD33DBA" w:rsidR="00EB4F20" w:rsidRPr="00F724FE" w:rsidRDefault="00033C56" w:rsidP="006F0F5C">
      <w:pPr>
        <w:wordWrap/>
        <w:spacing w:line="360" w:lineRule="auto"/>
        <w:rPr>
          <w:rFonts w:ascii="Times New Roman" w:hAnsi="Times New Roman" w:cs="Times New Roman"/>
          <w:b/>
          <w:bCs/>
          <w:sz w:val="24"/>
        </w:rPr>
      </w:pPr>
      <w:r w:rsidRPr="00DF151B">
        <w:rPr>
          <w:rFonts w:ascii="Times New Roman" w:hAnsi="Times New Roman" w:cs="Times New Roman"/>
          <w:sz w:val="24"/>
          <w:vertAlign w:val="superscript"/>
        </w:rPr>
        <w:t>#</w:t>
      </w:r>
      <w:r w:rsidR="000D587B">
        <w:rPr>
          <w:rFonts w:ascii="Times New Roman" w:hAnsi="Times New Roman" w:cs="Times New Roman"/>
          <w:sz w:val="24"/>
          <w:vertAlign w:val="superscript"/>
        </w:rPr>
        <w:t xml:space="preserve"> </w:t>
      </w:r>
      <w:r w:rsidR="00EB4F20" w:rsidRPr="00F724FE">
        <w:rPr>
          <w:rFonts w:ascii="Times New Roman" w:hAnsi="Times New Roman" w:cs="Times New Roman"/>
          <w:b/>
          <w:bCs/>
          <w:sz w:val="24"/>
        </w:rPr>
        <w:t xml:space="preserve">Corresponding </w:t>
      </w:r>
      <w:r w:rsidR="000D587B" w:rsidRPr="00F724FE">
        <w:rPr>
          <w:rFonts w:ascii="Times New Roman" w:hAnsi="Times New Roman" w:cs="Times New Roman"/>
          <w:b/>
          <w:bCs/>
          <w:sz w:val="24"/>
        </w:rPr>
        <w:t>a</w:t>
      </w:r>
      <w:r w:rsidR="00EB4F20" w:rsidRPr="00F724FE">
        <w:rPr>
          <w:rFonts w:ascii="Times New Roman" w:hAnsi="Times New Roman" w:cs="Times New Roman"/>
          <w:b/>
          <w:bCs/>
          <w:sz w:val="24"/>
        </w:rPr>
        <w:t>uthor</w:t>
      </w:r>
      <w:r w:rsidR="00CD129A">
        <w:rPr>
          <w:rFonts w:ascii="Times New Roman" w:hAnsi="Times New Roman" w:cs="Times New Roman"/>
          <w:b/>
          <w:bCs/>
          <w:sz w:val="24"/>
        </w:rPr>
        <w:t>:</w:t>
      </w:r>
    </w:p>
    <w:p w14:paraId="1F080C71" w14:textId="341C1C3A" w:rsidR="00CD129A" w:rsidRDefault="00CD129A" w:rsidP="006F0F5C">
      <w:pPr>
        <w:wordWrap/>
        <w:spacing w:line="360" w:lineRule="auto"/>
        <w:rPr>
          <w:rFonts w:ascii="Times New Roman" w:hAnsi="Times New Roman" w:cs="Times New Roman"/>
          <w:sz w:val="24"/>
        </w:rPr>
      </w:pPr>
      <w:r w:rsidRPr="00EB4F20">
        <w:rPr>
          <w:rFonts w:ascii="Times New Roman" w:hAnsi="Times New Roman" w:cs="Times New Roman"/>
          <w:sz w:val="24"/>
        </w:rPr>
        <w:t>Chungoo Park</w:t>
      </w:r>
    </w:p>
    <w:p w14:paraId="277A94C0" w14:textId="3FE277E0" w:rsidR="00CD129A" w:rsidRDefault="00CD129A" w:rsidP="006F0F5C">
      <w:pPr>
        <w:wordWrap/>
        <w:spacing w:line="360" w:lineRule="auto"/>
        <w:rPr>
          <w:rFonts w:ascii="Times New Roman" w:hAnsi="Times New Roman" w:cs="Times New Roman"/>
          <w:sz w:val="24"/>
        </w:rPr>
      </w:pPr>
      <w:r w:rsidRPr="00EB4F20">
        <w:rPr>
          <w:rFonts w:ascii="Times New Roman" w:hAnsi="Times New Roman" w:cs="Times New Roman"/>
          <w:sz w:val="24"/>
        </w:rPr>
        <w:t xml:space="preserve">School of Biological Science and Technology, Chonnam National University </w:t>
      </w:r>
    </w:p>
    <w:p w14:paraId="3CB1E240" w14:textId="6A49ACE4" w:rsidR="00CD129A" w:rsidRDefault="00CD129A" w:rsidP="006F0F5C">
      <w:pPr>
        <w:wordWrap/>
        <w:spacing w:line="360" w:lineRule="auto"/>
        <w:rPr>
          <w:rFonts w:ascii="Times New Roman" w:hAnsi="Times New Roman" w:cs="Times New Roman"/>
          <w:sz w:val="24"/>
        </w:rPr>
      </w:pPr>
      <w:r w:rsidRPr="00EB4F20">
        <w:rPr>
          <w:rFonts w:ascii="Times New Roman" w:hAnsi="Times New Roman" w:cs="Times New Roman"/>
          <w:sz w:val="24"/>
        </w:rPr>
        <w:t>Gwangju,</w:t>
      </w:r>
      <w:r>
        <w:rPr>
          <w:rFonts w:ascii="Times New Roman" w:hAnsi="Times New Roman" w:cs="Times New Roman"/>
          <w:sz w:val="24"/>
        </w:rPr>
        <w:t xml:space="preserve"> 61186,</w:t>
      </w:r>
      <w:r w:rsidRPr="00EB4F20">
        <w:rPr>
          <w:rFonts w:ascii="Times New Roman" w:hAnsi="Times New Roman" w:cs="Times New Roman"/>
          <w:sz w:val="24"/>
        </w:rPr>
        <w:t xml:space="preserve"> Republic of Korea</w:t>
      </w:r>
    </w:p>
    <w:p w14:paraId="1F27AB16" w14:textId="77777777" w:rsidR="00EB4F20" w:rsidRPr="00EB4F20" w:rsidRDefault="00EB4F20" w:rsidP="006F0F5C">
      <w:pPr>
        <w:wordWrap/>
        <w:spacing w:line="360" w:lineRule="auto"/>
        <w:rPr>
          <w:rFonts w:ascii="Times New Roman" w:hAnsi="Times New Roman" w:cs="Times New Roman"/>
          <w:sz w:val="24"/>
        </w:rPr>
      </w:pPr>
      <w:r w:rsidRPr="00EB4F20">
        <w:rPr>
          <w:rFonts w:ascii="Times New Roman" w:hAnsi="Times New Roman" w:cs="Times New Roman"/>
          <w:sz w:val="24"/>
        </w:rPr>
        <w:t>Tel: +82-62-530-1913</w:t>
      </w:r>
    </w:p>
    <w:p w14:paraId="7BD5D062" w14:textId="4B614665" w:rsidR="00CD129A" w:rsidRDefault="00EB4F20" w:rsidP="006F0F5C">
      <w:pPr>
        <w:wordWrap/>
        <w:spacing w:line="360" w:lineRule="auto"/>
        <w:rPr>
          <w:rFonts w:ascii="Times New Roman" w:hAnsi="Times New Roman" w:cs="Times New Roman"/>
          <w:sz w:val="24"/>
        </w:rPr>
      </w:pPr>
      <w:r w:rsidRPr="00EB4F20">
        <w:rPr>
          <w:rFonts w:ascii="Times New Roman" w:hAnsi="Times New Roman" w:cs="Times New Roman"/>
          <w:sz w:val="24"/>
        </w:rPr>
        <w:t>Fax: +82-62-530-2199</w:t>
      </w:r>
      <w:r w:rsidR="00CD129A" w:rsidRPr="00CD129A">
        <w:rPr>
          <w:rFonts w:ascii="Times New Roman" w:hAnsi="Times New Roman" w:cs="Times New Roman"/>
          <w:sz w:val="24"/>
        </w:rPr>
        <w:t xml:space="preserve"> </w:t>
      </w:r>
    </w:p>
    <w:p w14:paraId="31CDC960" w14:textId="117A0310" w:rsidR="00B76BCC" w:rsidRDefault="00CD129A" w:rsidP="006F0F5C">
      <w:pPr>
        <w:wordWrap/>
        <w:spacing w:line="360" w:lineRule="auto"/>
        <w:rPr>
          <w:rFonts w:ascii="Times New Roman" w:hAnsi="Times New Roman" w:cs="Times New Roman"/>
          <w:sz w:val="24"/>
        </w:rPr>
      </w:pPr>
      <w:r w:rsidRPr="00EB4F20">
        <w:rPr>
          <w:rFonts w:ascii="Times New Roman" w:hAnsi="Times New Roman" w:cs="Times New Roman"/>
          <w:sz w:val="24"/>
        </w:rPr>
        <w:t xml:space="preserve">E-mail: chungoo@jnu.ac.kr </w:t>
      </w:r>
    </w:p>
    <w:p w14:paraId="0E084E35" w14:textId="77777777" w:rsidR="00C31465" w:rsidRDefault="00C31465" w:rsidP="006F0F5C">
      <w:pPr>
        <w:wordWrap/>
        <w:spacing w:line="360" w:lineRule="auto"/>
        <w:rPr>
          <w:rFonts w:ascii="Times New Roman" w:hAnsi="Times New Roman" w:cs="Times New Roman"/>
          <w:sz w:val="24"/>
        </w:rPr>
      </w:pPr>
    </w:p>
    <w:p w14:paraId="38A976BA" w14:textId="534C03AE" w:rsidR="007E3562" w:rsidRPr="00EB4F20" w:rsidRDefault="00EB4F20" w:rsidP="006F0F5C">
      <w:pPr>
        <w:wordWrap/>
        <w:spacing w:line="360" w:lineRule="auto"/>
        <w:rPr>
          <w:rFonts w:ascii="Times New Roman" w:hAnsi="Times New Roman" w:cs="Times New Roman"/>
          <w:b/>
          <w:bCs/>
          <w:sz w:val="28"/>
          <w:szCs w:val="28"/>
        </w:rPr>
      </w:pPr>
      <w:r w:rsidRPr="00A35C81">
        <w:rPr>
          <w:rFonts w:ascii="Times New Roman" w:hAnsi="Times New Roman" w:cs="Times New Roman"/>
          <w:b/>
          <w:bCs/>
          <w:sz w:val="28"/>
          <w:szCs w:val="28"/>
          <w:highlight w:val="yellow"/>
          <w:rPrChange w:id="0" w:author="박춘구" w:date="2026-01-21T02:58:00Z" w16du:dateUtc="2026-01-20T17:58:00Z">
            <w:rPr>
              <w:rFonts w:ascii="Times New Roman" w:hAnsi="Times New Roman" w:cs="Times New Roman"/>
              <w:b/>
              <w:bCs/>
              <w:sz w:val="28"/>
              <w:szCs w:val="28"/>
            </w:rPr>
          </w:rPrChange>
        </w:rPr>
        <w:t>Abstract</w:t>
      </w:r>
    </w:p>
    <w:p w14:paraId="73CBA6AF" w14:textId="4C1E82DB" w:rsidR="00E06F01" w:rsidRDefault="007E3562" w:rsidP="006F0F5C">
      <w:pPr>
        <w:wordWrap/>
        <w:spacing w:line="360" w:lineRule="auto"/>
        <w:rPr>
          <w:rFonts w:ascii="Times New Roman" w:hAnsi="Times New Roman" w:cs="Times New Roman"/>
          <w:sz w:val="24"/>
        </w:rPr>
      </w:pPr>
      <w:r w:rsidRPr="007E3562">
        <w:rPr>
          <w:rFonts w:ascii="Times New Roman" w:hAnsi="Times New Roman" w:cs="Times New Roman"/>
          <w:b/>
          <w:bCs/>
          <w:sz w:val="24"/>
        </w:rPr>
        <w:t>Background</w:t>
      </w:r>
      <w:r>
        <w:rPr>
          <w:rFonts w:ascii="Times New Roman" w:hAnsi="Times New Roman" w:cs="Times New Roman"/>
          <w:b/>
          <w:bCs/>
          <w:sz w:val="24"/>
        </w:rPr>
        <w:t>:</w:t>
      </w:r>
      <w:r>
        <w:rPr>
          <w:rFonts w:ascii="Times New Roman" w:hAnsi="Times New Roman" w:cs="Times New Roman" w:hint="eastAsia"/>
          <w:b/>
          <w:bCs/>
          <w:sz w:val="24"/>
        </w:rPr>
        <w:t xml:space="preserve"> </w:t>
      </w:r>
      <w:ins w:id="1" w:author="김한진" w:date="2026-01-22T19:08:00Z" w16du:dateUtc="2026-01-22T10:08:00Z">
        <w:r w:rsidR="00013614" w:rsidRPr="00013614">
          <w:rPr>
            <w:rFonts w:ascii="Times New Roman" w:hAnsi="Times New Roman" w:cs="Times New Roman"/>
            <w:sz w:val="24"/>
          </w:rPr>
          <w:t>Nucleic acid–binding proteins are involved in various cellular processes such as gene regulation and protein synthesis. Traditional computational methods for identifying these proteins have primarily relied on manually curated protein domain information or predefined sequence features. However, such approaches may be limited by annotation bias and may not fully capture sequence-level determinants of nucleic acid binding. Recent advances in protein language models enable sequence-based prediction frameworks that learn functional signals directly from amino acid sequences. In this study, we apply a deep learning approach based solely on protein sequence information to predict DNA- and RNA-binding proteins and to investigate sequence features associated with binding capability.</w:t>
        </w:r>
      </w:ins>
      <w:del w:id="2" w:author="김한진" w:date="2026-01-22T19:08:00Z" w16du:dateUtc="2026-01-22T10:08:00Z">
        <w:r w:rsidR="005D7D83" w:rsidRPr="005D7D83" w:rsidDel="00013614">
          <w:rPr>
            <w:rFonts w:ascii="Times New Roman" w:hAnsi="Times New Roman" w:cs="Times New Roman"/>
            <w:sz w:val="24"/>
          </w:rPr>
          <w:delText xml:space="preserve">Nucleic acid-binding proteins are </w:delText>
        </w:r>
        <w:r w:rsidR="00C860D4" w:rsidDel="00013614">
          <w:rPr>
            <w:rFonts w:ascii="Times New Roman" w:hAnsi="Times New Roman" w:cs="Times New Roman"/>
            <w:sz w:val="24"/>
          </w:rPr>
          <w:delText xml:space="preserve">involved in various cellular processes such as gene regulation and protein synthesis. </w:delText>
        </w:r>
        <w:r w:rsidR="00E06F01" w:rsidDel="00013614">
          <w:rPr>
            <w:rFonts w:ascii="Times New Roman" w:hAnsi="Times New Roman" w:cs="Times New Roman"/>
            <w:sz w:val="24"/>
          </w:rPr>
          <w:delText>T</w:delText>
        </w:r>
        <w:r w:rsidR="005D7D83" w:rsidRPr="005D7D83" w:rsidDel="00013614">
          <w:rPr>
            <w:rFonts w:ascii="Times New Roman" w:hAnsi="Times New Roman" w:cs="Times New Roman"/>
            <w:sz w:val="24"/>
          </w:rPr>
          <w:delText xml:space="preserve">raditional methods for identifying </w:delText>
        </w:r>
        <w:r w:rsidR="00E06F01" w:rsidDel="00013614">
          <w:rPr>
            <w:rFonts w:ascii="Times New Roman" w:hAnsi="Times New Roman" w:cs="Times New Roman"/>
            <w:sz w:val="24"/>
          </w:rPr>
          <w:delText xml:space="preserve">these </w:delText>
        </w:r>
        <w:r w:rsidR="005D7D83" w:rsidRPr="005D7D83" w:rsidDel="00013614">
          <w:rPr>
            <w:rFonts w:ascii="Times New Roman" w:hAnsi="Times New Roman" w:cs="Times New Roman"/>
            <w:sz w:val="24"/>
          </w:rPr>
          <w:delText xml:space="preserve">proteins have </w:delText>
        </w:r>
        <w:r w:rsidR="00E06F01" w:rsidDel="00013614">
          <w:rPr>
            <w:rFonts w:ascii="Times New Roman" w:hAnsi="Times New Roman" w:cs="Times New Roman"/>
            <w:sz w:val="24"/>
          </w:rPr>
          <w:delText xml:space="preserve">primarily focused </w:delText>
        </w:r>
        <w:r w:rsidR="005D7D83" w:rsidRPr="005D7D83" w:rsidDel="00013614">
          <w:rPr>
            <w:rFonts w:ascii="Times New Roman" w:hAnsi="Times New Roman" w:cs="Times New Roman"/>
            <w:sz w:val="24"/>
          </w:rPr>
          <w:delText xml:space="preserve">on </w:delText>
        </w:r>
        <w:r w:rsidR="00E06F01" w:rsidDel="00013614">
          <w:rPr>
            <w:rFonts w:ascii="Times New Roman" w:hAnsi="Times New Roman" w:cs="Times New Roman"/>
            <w:sz w:val="24"/>
          </w:rPr>
          <w:delText xml:space="preserve">protein </w:delText>
        </w:r>
        <w:r w:rsidR="005D7D83" w:rsidRPr="005D7D83" w:rsidDel="00013614">
          <w:rPr>
            <w:rFonts w:ascii="Times New Roman" w:hAnsi="Times New Roman" w:cs="Times New Roman"/>
            <w:sz w:val="24"/>
          </w:rPr>
          <w:delText>domain</w:delText>
        </w:r>
        <w:r w:rsidR="00E06F01" w:rsidDel="00013614">
          <w:rPr>
            <w:rFonts w:ascii="Times New Roman" w:hAnsi="Times New Roman" w:cs="Times New Roman"/>
            <w:sz w:val="24"/>
          </w:rPr>
          <w:delText xml:space="preserve"> information. However, recent research suggests that other factors may also contribute to nucleic acid binding. This study applies </w:delText>
        </w:r>
        <w:r w:rsidR="005D7D83" w:rsidRPr="005D7D83" w:rsidDel="00013614">
          <w:rPr>
            <w:rFonts w:ascii="Times New Roman" w:hAnsi="Times New Roman" w:cs="Times New Roman"/>
            <w:sz w:val="24"/>
          </w:rPr>
          <w:delText>machine</w:delText>
        </w:r>
        <w:r w:rsidR="00BA3CA8" w:rsidDel="00013614">
          <w:rPr>
            <w:rFonts w:ascii="Times New Roman" w:hAnsi="Times New Roman" w:cs="Times New Roman"/>
            <w:sz w:val="24"/>
          </w:rPr>
          <w:delText xml:space="preserve"> learning</w:delText>
        </w:r>
        <w:r w:rsidR="005D7D83" w:rsidRPr="005D7D83" w:rsidDel="00013614">
          <w:rPr>
            <w:rFonts w:ascii="Times New Roman" w:hAnsi="Times New Roman" w:cs="Times New Roman"/>
            <w:sz w:val="24"/>
          </w:rPr>
          <w:delText xml:space="preserve"> models</w:delText>
        </w:r>
        <w:r w:rsidR="00E06F01" w:rsidDel="00013614">
          <w:rPr>
            <w:rFonts w:ascii="Times New Roman" w:hAnsi="Times New Roman" w:cs="Times New Roman"/>
            <w:sz w:val="24"/>
          </w:rPr>
          <w:delText xml:space="preserve"> using multi-omics data to predict DNA- and RNA-binding proteins, aiming to explore factors beyond protein domains that may influence binding capabilities.</w:delText>
        </w:r>
      </w:del>
    </w:p>
    <w:p w14:paraId="1E6EFEB8" w14:textId="305F41FF" w:rsidR="007E3562" w:rsidRDefault="007E3562" w:rsidP="006F0F5C">
      <w:pPr>
        <w:wordWrap/>
        <w:spacing w:line="360" w:lineRule="auto"/>
        <w:rPr>
          <w:rFonts w:ascii="Times New Roman" w:hAnsi="Times New Roman" w:cs="Times New Roman"/>
          <w:sz w:val="24"/>
        </w:rPr>
      </w:pPr>
      <w:r w:rsidRPr="007E3562">
        <w:rPr>
          <w:rFonts w:ascii="Times New Roman" w:hAnsi="Times New Roman" w:cs="Times New Roman"/>
          <w:b/>
          <w:bCs/>
          <w:sz w:val="24"/>
        </w:rPr>
        <w:t>Results</w:t>
      </w:r>
      <w:r>
        <w:rPr>
          <w:rFonts w:ascii="Times New Roman" w:hAnsi="Times New Roman" w:cs="Times New Roman"/>
          <w:b/>
          <w:bCs/>
          <w:sz w:val="24"/>
        </w:rPr>
        <w:t xml:space="preserve">: </w:t>
      </w:r>
      <w:ins w:id="3" w:author="김한진" w:date="2026-01-22T19:09:00Z" w16du:dateUtc="2026-01-22T10:09:00Z">
        <w:r w:rsidR="00013614" w:rsidRPr="00013614">
          <w:rPr>
            <w:rFonts w:ascii="Times New Roman" w:hAnsi="Times New Roman" w:cs="Times New Roman"/>
            <w:sz w:val="24"/>
          </w:rPr>
          <w:t xml:space="preserve">We constructed experimentally validated datasets comprising 1,447 DNA-binding proteins (DBPs) and 351 RNA-binding proteins (RBPs) from </w:t>
        </w:r>
        <w:r w:rsidR="00013614">
          <w:rPr>
            <w:rFonts w:ascii="Times New Roman" w:hAnsi="Times New Roman" w:cs="Times New Roman"/>
            <w:sz w:val="24"/>
          </w:rPr>
          <w:t>databases</w:t>
        </w:r>
        <w:r w:rsidR="00013614" w:rsidRPr="00013614">
          <w:rPr>
            <w:rFonts w:ascii="Times New Roman" w:hAnsi="Times New Roman" w:cs="Times New Roman"/>
            <w:sz w:val="24"/>
          </w:rPr>
          <w:t>. Transformer-based prediction models were developed using the protein language model ESM-2 and evaluated using 20-fold cross-validation. The DBP model achieved an area under the receiver operating characteristic curve (AUC-ROC) of 0.84, while the RBP model achieved an AUC-ROC of 0.92. To interpret model behavior, attention-based analysis using value-aware attention revealed that high attention scores were preferentially localized within annotated nucleic acid–binding domains. These patterns were consistently observed at both domain and residue levels, despite the absence of explicit domain information during model training.</w:t>
        </w:r>
      </w:ins>
      <w:del w:id="4" w:author="김한진" w:date="2026-01-22T19:09:00Z" w16du:dateUtc="2026-01-22T10:09:00Z">
        <w:r w:rsidR="00E06F01" w:rsidDel="00013614">
          <w:rPr>
            <w:rFonts w:ascii="Times New Roman" w:hAnsi="Times New Roman" w:cs="Times New Roman"/>
            <w:sz w:val="24"/>
          </w:rPr>
          <w:delText>W</w:delText>
        </w:r>
        <w:r w:rsidRPr="007E3562" w:rsidDel="00013614">
          <w:rPr>
            <w:rFonts w:ascii="Times New Roman" w:hAnsi="Times New Roman" w:cs="Times New Roman"/>
            <w:sz w:val="24"/>
          </w:rPr>
          <w:delText xml:space="preserve">e </w:delText>
        </w:r>
        <w:r w:rsidR="00E06F01" w:rsidDel="00013614">
          <w:rPr>
            <w:rFonts w:ascii="Times New Roman" w:hAnsi="Times New Roman" w:cs="Times New Roman"/>
            <w:sz w:val="24"/>
          </w:rPr>
          <w:delText xml:space="preserve">collected a dataset of 1,447 </w:delText>
        </w:r>
        <w:r w:rsidR="005D7D83" w:rsidRPr="005D7D83" w:rsidDel="00013614">
          <w:rPr>
            <w:rFonts w:ascii="Times New Roman" w:hAnsi="Times New Roman" w:cs="Times New Roman"/>
            <w:sz w:val="24"/>
          </w:rPr>
          <w:delText>DNA-binding proteins (DBPs) and</w:delText>
        </w:r>
        <w:r w:rsidR="00E06F01" w:rsidDel="00013614">
          <w:rPr>
            <w:rFonts w:ascii="Times New Roman" w:hAnsi="Times New Roman" w:cs="Times New Roman"/>
            <w:sz w:val="24"/>
          </w:rPr>
          <w:delText xml:space="preserve"> 351</w:delText>
        </w:r>
        <w:r w:rsidR="005D7D83" w:rsidRPr="005D7D83" w:rsidDel="00013614">
          <w:rPr>
            <w:rFonts w:ascii="Times New Roman" w:hAnsi="Times New Roman" w:cs="Times New Roman"/>
            <w:sz w:val="24"/>
          </w:rPr>
          <w:delText xml:space="preserve"> RNA-binding proteins (RBPs)</w:delText>
        </w:r>
        <w:r w:rsidR="00E06F01" w:rsidDel="00013614">
          <w:rPr>
            <w:rFonts w:ascii="Times New Roman" w:hAnsi="Times New Roman" w:cs="Times New Roman"/>
            <w:sz w:val="24"/>
          </w:rPr>
          <w:delText xml:space="preserve"> from </w:delText>
        </w:r>
        <w:r w:rsidR="005D7D83" w:rsidRPr="005D7D83" w:rsidDel="00013614">
          <w:rPr>
            <w:rFonts w:ascii="Times New Roman" w:hAnsi="Times New Roman" w:cs="Times New Roman"/>
            <w:sz w:val="24"/>
          </w:rPr>
          <w:delText>experimental</w:delText>
        </w:r>
        <w:r w:rsidR="00E06F01" w:rsidDel="00013614">
          <w:rPr>
            <w:rFonts w:ascii="Times New Roman" w:hAnsi="Times New Roman" w:cs="Times New Roman"/>
            <w:sz w:val="24"/>
          </w:rPr>
          <w:delText xml:space="preserve"> studies.</w:delText>
        </w:r>
        <w:r w:rsidR="00663A8D" w:rsidDel="00013614">
          <w:rPr>
            <w:rFonts w:ascii="Times New Roman" w:hAnsi="Times New Roman" w:cs="Times New Roman" w:hint="eastAsia"/>
            <w:sz w:val="24"/>
          </w:rPr>
          <w:delText xml:space="preserve"> </w:delText>
        </w:r>
        <w:r w:rsidR="00633E51" w:rsidRPr="00633E51" w:rsidDel="00013614">
          <w:rPr>
            <w:rFonts w:ascii="Times New Roman" w:hAnsi="Times New Roman" w:cs="Times New Roman"/>
            <w:sz w:val="24"/>
          </w:rPr>
          <w:delText>pLM model ESM-2 were developed and evaluated using 20-fold cross-validation. Our models demonstrated high predictive performance, with the DBP model achieving area under the curve (AUC) scores of 0.</w:delText>
        </w:r>
        <w:r w:rsidR="000B550D" w:rsidDel="00013614">
          <w:rPr>
            <w:rFonts w:ascii="Times New Roman" w:hAnsi="Times New Roman" w:cs="Times New Roman" w:hint="eastAsia"/>
            <w:sz w:val="24"/>
          </w:rPr>
          <w:delText>84</w:delText>
        </w:r>
        <w:r w:rsidR="00633E51" w:rsidRPr="00633E51" w:rsidDel="00013614">
          <w:rPr>
            <w:rFonts w:ascii="Times New Roman" w:hAnsi="Times New Roman" w:cs="Times New Roman"/>
            <w:sz w:val="24"/>
          </w:rPr>
          <w:delText>, and the RBP model reaching AUC scores of 0.</w:delText>
        </w:r>
        <w:r w:rsidR="000B550D" w:rsidDel="00013614">
          <w:rPr>
            <w:rFonts w:ascii="Times New Roman" w:hAnsi="Times New Roman" w:cs="Times New Roman" w:hint="eastAsia"/>
            <w:sz w:val="24"/>
          </w:rPr>
          <w:delText>94</w:delText>
        </w:r>
        <w:r w:rsidR="00633E51" w:rsidRPr="00633E51" w:rsidDel="00013614">
          <w:rPr>
            <w:rFonts w:ascii="Times New Roman" w:hAnsi="Times New Roman" w:cs="Times New Roman"/>
            <w:sz w:val="24"/>
          </w:rPr>
          <w:delText xml:space="preserve">. </w:delText>
        </w:r>
        <w:r w:rsidR="00416C9A" w:rsidDel="00013614">
          <w:rPr>
            <w:rFonts w:ascii="Times New Roman" w:hAnsi="Times New Roman" w:cs="Times New Roman"/>
            <w:sz w:val="24"/>
          </w:rPr>
          <w:delText>Surprisingly,</w:delText>
        </w:r>
        <w:r w:rsidR="005D7D83" w:rsidRPr="005D7D83" w:rsidDel="00013614">
          <w:rPr>
            <w:rFonts w:ascii="Times New Roman" w:hAnsi="Times New Roman" w:cs="Times New Roman"/>
            <w:sz w:val="24"/>
          </w:rPr>
          <w:delText xml:space="preserve"> feature</w:delText>
        </w:r>
        <w:r w:rsidR="00416C9A" w:rsidDel="00013614">
          <w:rPr>
            <w:rFonts w:ascii="Times New Roman" w:hAnsi="Times New Roman" w:cs="Times New Roman"/>
            <w:sz w:val="24"/>
          </w:rPr>
          <w:delText xml:space="preserve"> importance analysis revealed that protein domains were not the primary contributors to prediction accuracy. Instead, s</w:delText>
        </w:r>
        <w:r w:rsidR="0043090F" w:rsidDel="00013614">
          <w:rPr>
            <w:rFonts w:ascii="Times New Roman" w:hAnsi="Times New Roman" w:cs="Times New Roman"/>
            <w:sz w:val="24"/>
          </w:rPr>
          <w:delText>ubcellular localization, tissue specificity, and post-translational modifications emerged as key predictors for both</w:delText>
        </w:r>
        <w:r w:rsidR="005D7D83" w:rsidRPr="005D7D83" w:rsidDel="00013614">
          <w:rPr>
            <w:rFonts w:ascii="Times New Roman" w:hAnsi="Times New Roman" w:cs="Times New Roman"/>
            <w:sz w:val="24"/>
          </w:rPr>
          <w:delText xml:space="preserve"> DBP</w:delText>
        </w:r>
        <w:r w:rsidR="0043090F" w:rsidDel="00013614">
          <w:rPr>
            <w:rFonts w:ascii="Times New Roman" w:hAnsi="Times New Roman" w:cs="Times New Roman"/>
            <w:sz w:val="24"/>
          </w:rPr>
          <w:delText>s</w:delText>
        </w:r>
        <w:r w:rsidR="005D7D83" w:rsidRPr="005D7D83" w:rsidDel="00013614">
          <w:rPr>
            <w:rFonts w:ascii="Times New Roman" w:hAnsi="Times New Roman" w:cs="Times New Roman"/>
            <w:sz w:val="24"/>
          </w:rPr>
          <w:delText xml:space="preserve"> and RBP</w:delText>
        </w:r>
        <w:r w:rsidR="0043090F" w:rsidDel="00013614">
          <w:rPr>
            <w:rFonts w:ascii="Times New Roman" w:hAnsi="Times New Roman" w:cs="Times New Roman"/>
            <w:sz w:val="24"/>
          </w:rPr>
          <w:delText>s</w:delText>
        </w:r>
        <w:r w:rsidRPr="007E3562" w:rsidDel="00013614">
          <w:rPr>
            <w:rFonts w:ascii="Times New Roman" w:hAnsi="Times New Roman" w:cs="Times New Roman"/>
            <w:sz w:val="24"/>
          </w:rPr>
          <w:delText>.</w:delText>
        </w:r>
      </w:del>
    </w:p>
    <w:p w14:paraId="47F313F4" w14:textId="755CB859" w:rsidR="00D1497D" w:rsidRDefault="007E3562" w:rsidP="00AF37CA">
      <w:pPr>
        <w:wordWrap/>
        <w:spacing w:line="360" w:lineRule="auto"/>
        <w:rPr>
          <w:rFonts w:ascii="Times New Roman" w:hAnsi="Times New Roman" w:cs="Times New Roman"/>
          <w:sz w:val="24"/>
        </w:rPr>
      </w:pPr>
      <w:r w:rsidRPr="007E3562">
        <w:rPr>
          <w:rFonts w:ascii="Times New Roman" w:hAnsi="Times New Roman" w:cs="Times New Roman"/>
          <w:b/>
          <w:bCs/>
          <w:sz w:val="24"/>
        </w:rPr>
        <w:t>Conclusions:</w:t>
      </w:r>
      <w:r w:rsidRPr="007E3562">
        <w:rPr>
          <w:rFonts w:ascii="Times New Roman" w:hAnsi="Times New Roman" w:cs="Times New Roman"/>
          <w:sz w:val="24"/>
        </w:rPr>
        <w:t xml:space="preserve"> </w:t>
      </w:r>
      <w:ins w:id="5" w:author="김한진" w:date="2026-01-22T19:11:00Z" w16du:dateUtc="2026-01-22T10:11:00Z">
        <w:r w:rsidR="00013614" w:rsidRPr="00013614">
          <w:rPr>
            <w:rFonts w:ascii="Times New Roman" w:hAnsi="Times New Roman" w:cs="Times New Roman"/>
            <w:sz w:val="24"/>
          </w:rPr>
          <w:t>This study demonstrates the effectiveness of a sequence-based deep learning framework for predicting nucleic acid–binding proteins using experimentally supported data. The results indicate that protein language models can capture biologically meaningful domain-level signals directly from sequence input. By combining robust predictive performance with attention-based interpretability, this approach provides insights into sequence determinants of nucleic acid binding and offers a scalable framework for proteome-wide functional annotation.</w:t>
        </w:r>
      </w:ins>
      <w:del w:id="6" w:author="김한진" w:date="2026-01-22T19:11:00Z" w16du:dateUtc="2026-01-22T10:11:00Z">
        <w:r w:rsidR="0043090F" w:rsidDel="00013614">
          <w:rPr>
            <w:rFonts w:ascii="Times New Roman" w:hAnsi="Times New Roman" w:cs="Times New Roman"/>
            <w:sz w:val="24"/>
          </w:rPr>
          <w:delText xml:space="preserve">This study demonstrates the effectiveness of a </w:delText>
        </w:r>
        <w:r w:rsidR="009944FE" w:rsidDel="00013614">
          <w:rPr>
            <w:rFonts w:ascii="Times New Roman" w:hAnsi="Times New Roman" w:cs="Times New Roman" w:hint="eastAsia"/>
            <w:sz w:val="24"/>
          </w:rPr>
          <w:delText>sequence-based</w:delText>
        </w:r>
        <w:r w:rsidR="000D066B" w:rsidRPr="000D066B" w:rsidDel="00013614">
          <w:rPr>
            <w:rFonts w:ascii="Times New Roman" w:hAnsi="Times New Roman" w:cs="Times New Roman"/>
            <w:sz w:val="24"/>
          </w:rPr>
          <w:delText xml:space="preserve"> </w:delText>
        </w:r>
        <w:r w:rsidR="009944FE" w:rsidDel="00013614">
          <w:rPr>
            <w:rFonts w:ascii="Times New Roman" w:hAnsi="Times New Roman" w:cs="Times New Roman" w:hint="eastAsia"/>
            <w:sz w:val="24"/>
          </w:rPr>
          <w:delText>deep</w:delText>
        </w:r>
        <w:r w:rsidR="0043090F" w:rsidDel="00013614">
          <w:rPr>
            <w:rFonts w:ascii="Times New Roman" w:hAnsi="Times New Roman" w:cs="Times New Roman"/>
            <w:sz w:val="24"/>
          </w:rPr>
          <w:delText xml:space="preserve"> learning approach in predicting nucleic acid-binding proteins. The results suggest that factors beyond protein domains play significant roles in determining nucleic acid-binding functionality. </w:delText>
        </w:r>
        <w:r w:rsidR="000D066B" w:rsidRPr="000D066B" w:rsidDel="00013614">
          <w:rPr>
            <w:rFonts w:ascii="Times New Roman" w:hAnsi="Times New Roman" w:cs="Times New Roman"/>
            <w:sz w:val="24"/>
          </w:rPr>
          <w:delText>This</w:delText>
        </w:r>
        <w:r w:rsidR="0043090F" w:rsidDel="00013614">
          <w:rPr>
            <w:rFonts w:ascii="Times New Roman" w:hAnsi="Times New Roman" w:cs="Times New Roman"/>
            <w:sz w:val="24"/>
          </w:rPr>
          <w:delText xml:space="preserve"> approach may contribute to a more comprehensive </w:delText>
        </w:r>
        <w:r w:rsidR="000D066B" w:rsidRPr="000D066B" w:rsidDel="00013614">
          <w:rPr>
            <w:rFonts w:ascii="Times New Roman" w:hAnsi="Times New Roman" w:cs="Times New Roman"/>
            <w:sz w:val="24"/>
          </w:rPr>
          <w:delText xml:space="preserve">understanding of </w:delText>
        </w:r>
        <w:r w:rsidR="0043090F" w:rsidDel="00013614">
          <w:rPr>
            <w:rFonts w:ascii="Times New Roman" w:hAnsi="Times New Roman" w:cs="Times New Roman"/>
            <w:sz w:val="24"/>
          </w:rPr>
          <w:delText>protein-</w:delText>
        </w:r>
        <w:r w:rsidR="000D066B" w:rsidRPr="000D066B" w:rsidDel="00013614">
          <w:rPr>
            <w:rFonts w:ascii="Times New Roman" w:hAnsi="Times New Roman" w:cs="Times New Roman"/>
            <w:sz w:val="24"/>
          </w:rPr>
          <w:delText>nucleic acid interactions</w:delText>
        </w:r>
        <w:r w:rsidR="00E94A42" w:rsidDel="00013614">
          <w:rPr>
            <w:rFonts w:ascii="Times New Roman" w:hAnsi="Times New Roman" w:cs="Times New Roman"/>
            <w:sz w:val="24"/>
          </w:rPr>
          <w:delText>.</w:delText>
        </w:r>
      </w:del>
    </w:p>
    <w:p w14:paraId="68FF0073" w14:textId="257D9E6B" w:rsidR="00D1497D" w:rsidRDefault="00D1497D" w:rsidP="00AF37CA">
      <w:pPr>
        <w:wordWrap/>
        <w:spacing w:line="360" w:lineRule="auto"/>
        <w:rPr>
          <w:rFonts w:ascii="Times New Roman" w:hAnsi="Times New Roman" w:cs="Times New Roman"/>
          <w:sz w:val="24"/>
        </w:rPr>
      </w:pPr>
    </w:p>
    <w:p w14:paraId="5F332292" w14:textId="77777777" w:rsidR="00D1497D" w:rsidDel="00013614" w:rsidRDefault="00D1497D" w:rsidP="00382ADC">
      <w:pPr>
        <w:wordWrap/>
        <w:spacing w:line="360" w:lineRule="auto"/>
        <w:rPr>
          <w:del w:id="7" w:author="김한진" w:date="2026-01-22T19:13:00Z" w16du:dateUtc="2026-01-22T10:13:00Z"/>
          <w:rFonts w:ascii="Times New Roman" w:hAnsi="Times New Roman" w:cs="Times New Roman"/>
          <w:sz w:val="24"/>
        </w:rPr>
      </w:pPr>
    </w:p>
    <w:p w14:paraId="490EA043" w14:textId="77777777" w:rsidR="0043090F" w:rsidDel="00013614" w:rsidRDefault="0043090F" w:rsidP="00382ADC">
      <w:pPr>
        <w:wordWrap/>
        <w:spacing w:line="360" w:lineRule="auto"/>
        <w:rPr>
          <w:del w:id="8" w:author="김한진" w:date="2026-01-22T19:13:00Z" w16du:dateUtc="2026-01-22T10:13:00Z"/>
          <w:rFonts w:ascii="Times New Roman" w:hAnsi="Times New Roman" w:cs="Times New Roman"/>
          <w:sz w:val="24"/>
        </w:rPr>
      </w:pPr>
    </w:p>
    <w:p w14:paraId="1146836C" w14:textId="77777777" w:rsidR="0043090F" w:rsidDel="00013614" w:rsidRDefault="0043090F" w:rsidP="00382ADC">
      <w:pPr>
        <w:wordWrap/>
        <w:spacing w:line="360" w:lineRule="auto"/>
        <w:rPr>
          <w:del w:id="9" w:author="김한진" w:date="2026-01-22T19:13:00Z" w16du:dateUtc="2026-01-22T10:13:00Z"/>
          <w:rFonts w:ascii="Times New Roman" w:hAnsi="Times New Roman" w:cs="Times New Roman"/>
          <w:sz w:val="24"/>
        </w:rPr>
      </w:pPr>
    </w:p>
    <w:p w14:paraId="11C38817" w14:textId="77777777" w:rsidR="0043090F" w:rsidDel="00013614" w:rsidRDefault="0043090F" w:rsidP="00382ADC">
      <w:pPr>
        <w:wordWrap/>
        <w:spacing w:line="360" w:lineRule="auto"/>
        <w:rPr>
          <w:del w:id="10" w:author="김한진" w:date="2026-01-22T19:13:00Z" w16du:dateUtc="2026-01-22T10:13:00Z"/>
          <w:rFonts w:ascii="Times New Roman" w:hAnsi="Times New Roman" w:cs="Times New Roman"/>
          <w:sz w:val="24"/>
        </w:rPr>
      </w:pPr>
    </w:p>
    <w:p w14:paraId="65E261CE" w14:textId="77777777" w:rsidR="00013614" w:rsidRDefault="00013614" w:rsidP="00382ADC">
      <w:pPr>
        <w:wordWrap/>
        <w:spacing w:line="360" w:lineRule="auto"/>
        <w:rPr>
          <w:ins w:id="11" w:author="김한진" w:date="2026-01-22T19:13:00Z" w16du:dateUtc="2026-01-22T10:13:00Z"/>
          <w:rFonts w:ascii="Times New Roman" w:hAnsi="Times New Roman" w:cs="Times New Roman"/>
          <w:sz w:val="24"/>
        </w:rPr>
      </w:pPr>
    </w:p>
    <w:p w14:paraId="56EAAF75" w14:textId="77777777" w:rsidR="0043090F" w:rsidDel="00013614" w:rsidRDefault="0043090F" w:rsidP="00382ADC">
      <w:pPr>
        <w:wordWrap/>
        <w:spacing w:line="360" w:lineRule="auto"/>
        <w:rPr>
          <w:del w:id="12" w:author="김한진" w:date="2026-01-22T19:13:00Z" w16du:dateUtc="2026-01-22T10:13:00Z"/>
          <w:rFonts w:ascii="Times New Roman" w:hAnsi="Times New Roman" w:cs="Times New Roman"/>
          <w:sz w:val="24"/>
        </w:rPr>
      </w:pPr>
    </w:p>
    <w:p w14:paraId="1846A5B2" w14:textId="77777777" w:rsidR="0043090F" w:rsidRDefault="0043090F" w:rsidP="00382ADC">
      <w:pPr>
        <w:wordWrap/>
        <w:spacing w:line="360" w:lineRule="auto"/>
        <w:rPr>
          <w:rFonts w:ascii="Times New Roman" w:hAnsi="Times New Roman" w:cs="Times New Roman"/>
          <w:sz w:val="24"/>
        </w:rPr>
      </w:pPr>
    </w:p>
    <w:p w14:paraId="749F1EF5" w14:textId="68805B0C" w:rsidR="007E3562" w:rsidRPr="007E3562" w:rsidRDefault="007E3562" w:rsidP="00382ADC">
      <w:pPr>
        <w:wordWrap/>
        <w:spacing w:line="360" w:lineRule="auto"/>
        <w:rPr>
          <w:rFonts w:ascii="Times New Roman" w:hAnsi="Times New Roman" w:cs="Times New Roman"/>
          <w:b/>
          <w:bCs/>
          <w:sz w:val="24"/>
        </w:rPr>
      </w:pPr>
      <w:r w:rsidRPr="007E3562">
        <w:rPr>
          <w:rFonts w:ascii="Times New Roman" w:hAnsi="Times New Roman" w:cs="Times New Roman"/>
          <w:b/>
          <w:bCs/>
          <w:sz w:val="24"/>
        </w:rPr>
        <w:t>Keywords</w:t>
      </w:r>
    </w:p>
    <w:p w14:paraId="41106DDB" w14:textId="20C7A993" w:rsidR="007E3562" w:rsidRDefault="00D62B48" w:rsidP="00382ADC">
      <w:pPr>
        <w:wordWrap/>
        <w:spacing w:line="360" w:lineRule="auto"/>
        <w:rPr>
          <w:rFonts w:ascii="Times New Roman" w:hAnsi="Times New Roman" w:cs="Times New Roman"/>
          <w:sz w:val="24"/>
        </w:rPr>
      </w:pPr>
      <w:r>
        <w:rPr>
          <w:rFonts w:ascii="Times New Roman" w:hAnsi="Times New Roman" w:cs="Times New Roman"/>
          <w:sz w:val="24"/>
        </w:rPr>
        <w:t>DNA-binding proteins; RNA-binding proteins; Protein language model; ESM-2; deep learning; attention mechanism</w:t>
      </w:r>
      <w:r w:rsidR="00C860D4" w:rsidDel="00C860D4">
        <w:rPr>
          <w:rFonts w:ascii="Times New Roman" w:hAnsi="Times New Roman" w:cs="Times New Roman"/>
          <w:sz w:val="24"/>
        </w:rPr>
        <w:t xml:space="preserve"> </w:t>
      </w:r>
      <w:r w:rsidR="007E3562">
        <w:rPr>
          <w:rFonts w:ascii="Times New Roman" w:hAnsi="Times New Roman" w:cs="Times New Roman"/>
          <w:sz w:val="24"/>
        </w:rPr>
        <w:br w:type="page"/>
      </w:r>
    </w:p>
    <w:p w14:paraId="0C3B1A14" w14:textId="1AEEADBE" w:rsidR="007E3562" w:rsidRPr="00CF2486" w:rsidRDefault="00762C0B" w:rsidP="00D75DDF">
      <w:pPr>
        <w:wordWrap/>
        <w:spacing w:line="360" w:lineRule="auto"/>
        <w:jc w:val="left"/>
        <w:rPr>
          <w:rFonts w:ascii="Times New Roman" w:hAnsi="Times New Roman" w:cs="Times New Roman"/>
          <w:b/>
          <w:bCs/>
          <w:sz w:val="28"/>
          <w:szCs w:val="22"/>
        </w:rPr>
      </w:pPr>
      <w:r w:rsidRPr="009800F1">
        <w:rPr>
          <w:rFonts w:ascii="Times New Roman" w:hAnsi="Times New Roman" w:cs="Times New Roman"/>
          <w:b/>
          <w:bCs/>
          <w:sz w:val="28"/>
          <w:szCs w:val="22"/>
        </w:rPr>
        <w:lastRenderedPageBreak/>
        <w:t>Introduction</w:t>
      </w:r>
    </w:p>
    <w:p w14:paraId="64C78678" w14:textId="10A6EAEF" w:rsidR="00DB0D37" w:rsidRPr="00F46C95" w:rsidRDefault="00A16F28" w:rsidP="00D75DDF">
      <w:pPr>
        <w:wordWrap/>
        <w:spacing w:line="360" w:lineRule="auto"/>
        <w:ind w:firstLine="432"/>
        <w:jc w:val="left"/>
        <w:rPr>
          <w:rFonts w:ascii="Times New Roman" w:hAnsi="Times New Roman" w:cs="Times New Roman"/>
          <w:sz w:val="24"/>
        </w:rPr>
      </w:pPr>
      <w:r w:rsidRPr="00A16F28">
        <w:rPr>
          <w:rFonts w:ascii="Times New Roman" w:hAnsi="Times New Roman" w:cs="Times New Roman"/>
          <w:sz w:val="24"/>
        </w:rPr>
        <w:t>Nucleic acid-binding proteins</w:t>
      </w:r>
      <w:r w:rsidR="00DE3599">
        <w:rPr>
          <w:rFonts w:ascii="Times New Roman" w:hAnsi="Times New Roman" w:cs="Times New Roman"/>
          <w:sz w:val="24"/>
        </w:rPr>
        <w:t xml:space="preserve"> </w:t>
      </w:r>
      <w:r w:rsidR="00780D74">
        <w:rPr>
          <w:rFonts w:ascii="Times New Roman" w:hAnsi="Times New Roman" w:cs="Times New Roman"/>
          <w:sz w:val="24"/>
        </w:rPr>
        <w:t xml:space="preserve">regulate </w:t>
      </w:r>
      <w:r w:rsidRPr="00A16F28">
        <w:rPr>
          <w:rFonts w:ascii="Times New Roman" w:hAnsi="Times New Roman" w:cs="Times New Roman"/>
          <w:sz w:val="24"/>
        </w:rPr>
        <w:t>transcription,</w:t>
      </w:r>
      <w:r w:rsidR="00780D74">
        <w:rPr>
          <w:rFonts w:ascii="Times New Roman" w:hAnsi="Times New Roman" w:cs="Times New Roman"/>
          <w:sz w:val="24"/>
        </w:rPr>
        <w:t xml:space="preserve"> mRNA processing, and</w:t>
      </w:r>
      <w:r w:rsidRPr="00A16F28">
        <w:rPr>
          <w:rFonts w:ascii="Times New Roman" w:hAnsi="Times New Roman" w:cs="Times New Roman"/>
          <w:sz w:val="24"/>
        </w:rPr>
        <w:t xml:space="preserve"> translation</w:t>
      </w:r>
      <w:r w:rsidR="00780D74">
        <w:rPr>
          <w:rFonts w:ascii="Times New Roman" w:hAnsi="Times New Roman" w:cs="Times New Roman"/>
          <w:sz w:val="24"/>
        </w:rPr>
        <w:t xml:space="preserve"> through sequence-specific or structure-dependent integrations with DNA and </w:t>
      </w:r>
      <w:r w:rsidR="00780D74" w:rsidRPr="00F46C95">
        <w:rPr>
          <w:rFonts w:ascii="Times New Roman" w:hAnsi="Times New Roman" w:cs="Times New Roman"/>
          <w:sz w:val="24"/>
        </w:rPr>
        <w:t xml:space="preserve">RNA </w:t>
      </w:r>
      <w:r w:rsidR="00874B1E" w:rsidRPr="00F46C95">
        <w:rPr>
          <w:rFonts w:ascii="Times New Roman" w:hAnsi="Times New Roman" w:cs="Times New Roman"/>
          <w:sz w:val="24"/>
        </w:rPr>
        <w:fldChar w:fldCharType="begin"/>
      </w:r>
      <w:r w:rsidR="00874B1E" w:rsidRPr="00F46C95">
        <w:rPr>
          <w:rFonts w:ascii="Times New Roman" w:hAnsi="Times New Roman" w:cs="Times New Roman"/>
          <w:sz w:val="24"/>
        </w:rPr>
        <w:instrText xml:space="preserve"> ADDIN EN.CITE &lt;EndNote&gt;&lt;Cite&gt;&lt;Author&gt;Bartas&lt;/Author&gt;&lt;Year&gt;2021&lt;/Year&gt;&lt;RecNum&gt;8&lt;/RecNum&gt;&lt;DisplayText&gt;[1, 2]&lt;/DisplayText&gt;&lt;record&gt;&lt;rec-number&gt;8&lt;/rec-number&gt;&lt;foreign-keys&gt;&lt;key app="EN" db-id="sxzdsxsznr5ddtea02s5dpry2zzdvzatver2" timestamp="1769060918"&gt;8&lt;/key&gt;&lt;/foreign-keys&gt;&lt;ref-type name="Journal Article"&gt;17&lt;/ref-type&gt;&lt;contributors&gt;&lt;authors&gt;&lt;author&gt;Bartas, Martin&lt;/author&gt;&lt;author&gt;Červeň, Jiří&lt;/author&gt;&lt;author&gt;Guziurová, Simona&lt;/author&gt;&lt;author&gt;Slychko, Kristyna&lt;/author&gt;&lt;author&gt;Pečinka, Petr&lt;/author&gt;&lt;/authors&gt;&lt;/contributors&gt;&lt;titles&gt;&lt;title&gt;Amino acid composition in various types of nucleic acid-binding proteins&lt;/title&gt;&lt;secondary-title&gt;International Journal of Molecular Sciences&lt;/secondary-title&gt;&lt;/titles&gt;&lt;periodical&gt;&lt;full-title&gt;International Journal of Molecular Sciences&lt;/full-title&gt;&lt;/periodical&gt;&lt;pages&gt;922&lt;/pages&gt;&lt;volume&gt;22&lt;/volume&gt;&lt;number&gt;2&lt;/number&gt;&lt;dates&gt;&lt;year&gt;2021&lt;/year&gt;&lt;/dates&gt;&lt;isbn&gt;1422-0067&lt;/isbn&gt;&lt;urls&gt;&lt;/urls&gt;&lt;/record&gt;&lt;/Cite&gt;&lt;Cite&gt;&lt;Author&gt;Oliveira&lt;/Author&gt;&lt;Year&gt;2017&lt;/Year&gt;&lt;RecNum&gt;9&lt;/RecNum&gt;&lt;record&gt;&lt;rec-number&gt;9&lt;/rec-number&gt;&lt;foreign-keys&gt;&lt;key app="EN" db-id="sxzdsxsznr5ddtea02s5dpry2zzdvzatver2" timestamp="1769061018"&gt;9&lt;/key&gt;&lt;/foreign-keys&gt;&lt;ref-type name="Journal Article"&gt;17&lt;/ref-type&gt;&lt;contributors&gt;&lt;authors&gt;&lt;author&gt;Oliveira, Camila&lt;/author&gt;&lt;author&gt;Faoro, Helisson&lt;/author&gt;&lt;author&gt;Alves, Lysangela Ronalte&lt;/author&gt;&lt;author&gt;Goldenberg, Samuel&lt;/author&gt;&lt;/authors&gt;&lt;/contributors&gt;&lt;titles&gt;&lt;title&gt;RNA-binding proteins and their role in the regulation of gene expression in Trypanosoma cruzi and Saccharomyces cerevisiae&lt;/title&gt;&lt;secondary-title&gt;Genetics and molecular biology&lt;/secondary-title&gt;&lt;/titles&gt;&lt;periodical&gt;&lt;full-title&gt;Genetics and molecular biology&lt;/full-title&gt;&lt;/periodical&gt;&lt;pages&gt;22-30&lt;/pages&gt;&lt;volume&gt;40&lt;/volume&gt;&lt;number&gt;01&lt;/number&gt;&lt;dates&gt;&lt;year&gt;2017&lt;/year&gt;&lt;/dates&gt;&lt;isbn&gt;1415-4757&lt;/isbn&gt;&lt;urls&gt;&lt;/urls&gt;&lt;/record&gt;&lt;/Cite&gt;&lt;/EndNote&gt;</w:instrText>
      </w:r>
      <w:r w:rsidR="00874B1E" w:rsidRPr="00F46C95">
        <w:rPr>
          <w:rFonts w:ascii="Times New Roman" w:hAnsi="Times New Roman" w:cs="Times New Roman"/>
          <w:sz w:val="24"/>
        </w:rPr>
        <w:fldChar w:fldCharType="separate"/>
      </w:r>
      <w:r w:rsidR="00874B1E" w:rsidRPr="00F46C95">
        <w:rPr>
          <w:rFonts w:ascii="Times New Roman" w:hAnsi="Times New Roman" w:cs="Times New Roman"/>
          <w:noProof/>
          <w:sz w:val="24"/>
        </w:rPr>
        <w:t>[1, 2]</w:t>
      </w:r>
      <w:r w:rsidR="00874B1E" w:rsidRPr="00F46C95">
        <w:rPr>
          <w:rFonts w:ascii="Times New Roman" w:hAnsi="Times New Roman" w:cs="Times New Roman"/>
          <w:sz w:val="24"/>
        </w:rPr>
        <w:fldChar w:fldCharType="end"/>
      </w:r>
      <w:r w:rsidR="00874B1E" w:rsidRPr="00F46C95">
        <w:rPr>
          <w:rFonts w:ascii="Times New Roman" w:hAnsi="Times New Roman" w:cs="Times New Roman"/>
          <w:sz w:val="24"/>
        </w:rPr>
        <w:t>.</w:t>
      </w:r>
      <w:r w:rsidR="00780D74" w:rsidRPr="00F46C95">
        <w:rPr>
          <w:rFonts w:ascii="Times New Roman" w:hAnsi="Times New Roman" w:cs="Times New Roman"/>
          <w:sz w:val="24"/>
        </w:rPr>
        <w:t xml:space="preserve"> DNA-binding proteins (DBPs), including transcription factors, chromatin remodelers, and DNA repair factors, shape gene expression programs and help maintain genome integrity in response to developmental and environmental cues </w:t>
      </w:r>
      <w:r w:rsidR="00E017A7" w:rsidRPr="00F46C95">
        <w:rPr>
          <w:rFonts w:ascii="Times New Roman" w:hAnsi="Times New Roman" w:cs="Times New Roman"/>
          <w:sz w:val="24"/>
        </w:rPr>
        <w:fldChar w:fldCharType="begin">
          <w:fldData xml:space="preserve">PEVuZE5vdGU+PENpdGU+PEF1dGhvcj5QYW48L0F1dGhvcj48WWVhcj4yMDE0PC9ZZWFyPjxSZWNO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</w:fldData>
        </w:fldChar>
      </w:r>
      <w:r w:rsidR="00436FD6" w:rsidRPr="00F46C95">
        <w:rPr>
          <w:rFonts w:ascii="Times New Roman" w:hAnsi="Times New Roman" w:cs="Times New Roman"/>
          <w:sz w:val="24"/>
        </w:rPr>
        <w:instrText xml:space="preserve"> ADDIN EN.CITE </w:instrText>
      </w:r>
      <w:r w:rsidR="00436FD6" w:rsidRPr="00F46C95">
        <w:rPr>
          <w:rFonts w:ascii="Times New Roman" w:hAnsi="Times New Roman" w:cs="Times New Roman"/>
          <w:sz w:val="24"/>
        </w:rPr>
        <w:fldChar w:fldCharType="begin">
          <w:fldData xml:space="preserve">PEVuZE5vdGU+PENpdGU+PEF1dGhvcj5QYW48L0F1dGhvcj48WWVhcj4yMDE0PC9ZZWFyPjxSZWNO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</w:fldData>
        </w:fldChar>
      </w:r>
      <w:r w:rsidR="00436FD6" w:rsidRPr="00F46C95">
        <w:rPr>
          <w:rFonts w:ascii="Times New Roman" w:hAnsi="Times New Roman" w:cs="Times New Roman"/>
          <w:sz w:val="24"/>
        </w:rPr>
        <w:instrText xml:space="preserve"> ADDIN EN.CITE.DATA </w:instrText>
      </w:r>
      <w:r w:rsidR="00436FD6" w:rsidRPr="00F46C95">
        <w:rPr>
          <w:rFonts w:ascii="Times New Roman" w:hAnsi="Times New Roman" w:cs="Times New Roman"/>
          <w:sz w:val="24"/>
        </w:rPr>
      </w:r>
      <w:r w:rsidR="00436FD6" w:rsidRPr="00F46C95">
        <w:rPr>
          <w:rFonts w:ascii="Times New Roman" w:hAnsi="Times New Roman" w:cs="Times New Roman"/>
          <w:sz w:val="24"/>
        </w:rPr>
        <w:fldChar w:fldCharType="end"/>
      </w:r>
      <w:r w:rsidR="00E017A7" w:rsidRPr="00F46C95">
        <w:rPr>
          <w:rFonts w:ascii="Times New Roman" w:hAnsi="Times New Roman" w:cs="Times New Roman"/>
          <w:sz w:val="24"/>
        </w:rPr>
      </w:r>
      <w:r w:rsidR="00E017A7" w:rsidRPr="00F46C95">
        <w:rPr>
          <w:rFonts w:ascii="Times New Roman" w:hAnsi="Times New Roman" w:cs="Times New Roman"/>
          <w:sz w:val="24"/>
        </w:rPr>
        <w:fldChar w:fldCharType="separate"/>
      </w:r>
      <w:r w:rsidR="00436FD6" w:rsidRPr="00F46C95">
        <w:rPr>
          <w:rFonts w:ascii="Times New Roman" w:hAnsi="Times New Roman" w:cs="Times New Roman"/>
          <w:noProof/>
          <w:sz w:val="24"/>
        </w:rPr>
        <w:t>[3-5]</w:t>
      </w:r>
      <w:r w:rsidR="00E017A7" w:rsidRPr="00F46C95">
        <w:rPr>
          <w:rFonts w:ascii="Times New Roman" w:hAnsi="Times New Roman" w:cs="Times New Roman"/>
          <w:sz w:val="24"/>
        </w:rPr>
        <w:fldChar w:fldCharType="end"/>
      </w:r>
      <w:r w:rsidR="00780D74" w:rsidRPr="00F46C95">
        <w:rPr>
          <w:rFonts w:ascii="Times New Roman" w:hAnsi="Times New Roman" w:cs="Times New Roman"/>
          <w:sz w:val="24"/>
        </w:rPr>
        <w:t>.</w:t>
      </w:r>
      <w:r w:rsidR="00874B1E" w:rsidRPr="00F46C95">
        <w:rPr>
          <w:rFonts w:ascii="Times New Roman" w:hAnsi="Times New Roman" w:cs="Times New Roman"/>
          <w:sz w:val="24"/>
        </w:rPr>
        <w:t xml:space="preserve"> </w:t>
      </w:r>
      <w:r w:rsidR="00780D74" w:rsidRPr="00F46C95">
        <w:rPr>
          <w:rFonts w:ascii="Times New Roman" w:hAnsi="Times New Roman" w:cs="Times New Roman"/>
          <w:sz w:val="24"/>
        </w:rPr>
        <w:t xml:space="preserve">RNA-binding proteins (RBPs) act mainly at the post-transcriptional level, where they control splicing, mRNA stability, subcellular localization, and translation efficiency </w:t>
      </w:r>
      <w:r w:rsidR="00436FD6" w:rsidRPr="00F46C95">
        <w:rPr>
          <w:rFonts w:ascii="Times New Roman" w:hAnsi="Times New Roman" w:cs="Times New Roman"/>
          <w:sz w:val="24"/>
        </w:rPr>
        <w:fldChar w:fldCharType="begin">
          <w:fldData xml:space="preserve">PEVuZE5vdGU+PENpdGU+PEF1dGhvcj5HbGlzb3ZpYzwvQXV0aG9yPjxZZWFyPjIwMDg8L1llYXI+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</w:fldData>
        </w:fldChar>
      </w:r>
      <w:r w:rsidR="00436FD6" w:rsidRPr="00F46C95">
        <w:rPr>
          <w:rFonts w:ascii="Times New Roman" w:hAnsi="Times New Roman" w:cs="Times New Roman"/>
          <w:sz w:val="24"/>
        </w:rPr>
        <w:instrText xml:space="preserve"> ADDIN EN.CITE </w:instrText>
      </w:r>
      <w:r w:rsidR="00436FD6" w:rsidRPr="00F46C95">
        <w:rPr>
          <w:rFonts w:ascii="Times New Roman" w:hAnsi="Times New Roman" w:cs="Times New Roman"/>
          <w:sz w:val="24"/>
        </w:rPr>
        <w:fldChar w:fldCharType="begin">
          <w:fldData xml:space="preserve">PEVuZE5vdGU+PENpdGU+PEF1dGhvcj5HbGlzb3ZpYzwvQXV0aG9yPjxZZWFyPjIwMDg8L1llYXI+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</w:fldData>
        </w:fldChar>
      </w:r>
      <w:r w:rsidR="00436FD6" w:rsidRPr="00F46C95">
        <w:rPr>
          <w:rFonts w:ascii="Times New Roman" w:hAnsi="Times New Roman" w:cs="Times New Roman"/>
          <w:sz w:val="24"/>
        </w:rPr>
        <w:instrText xml:space="preserve"> ADDIN EN.CITE.DATA </w:instrText>
      </w:r>
      <w:r w:rsidR="00436FD6" w:rsidRPr="00F46C95">
        <w:rPr>
          <w:rFonts w:ascii="Times New Roman" w:hAnsi="Times New Roman" w:cs="Times New Roman"/>
          <w:sz w:val="24"/>
        </w:rPr>
      </w:r>
      <w:r w:rsidR="00436FD6" w:rsidRPr="00F46C95">
        <w:rPr>
          <w:rFonts w:ascii="Times New Roman" w:hAnsi="Times New Roman" w:cs="Times New Roman"/>
          <w:sz w:val="24"/>
        </w:rPr>
        <w:fldChar w:fldCharType="end"/>
      </w:r>
      <w:r w:rsidR="00436FD6" w:rsidRPr="00F46C95">
        <w:rPr>
          <w:rFonts w:ascii="Times New Roman" w:hAnsi="Times New Roman" w:cs="Times New Roman"/>
          <w:sz w:val="24"/>
        </w:rPr>
      </w:r>
      <w:r w:rsidR="00436FD6" w:rsidRPr="00F46C95">
        <w:rPr>
          <w:rFonts w:ascii="Times New Roman" w:hAnsi="Times New Roman" w:cs="Times New Roman"/>
          <w:sz w:val="24"/>
        </w:rPr>
        <w:fldChar w:fldCharType="separate"/>
      </w:r>
      <w:r w:rsidR="00436FD6" w:rsidRPr="00F46C95">
        <w:rPr>
          <w:rFonts w:ascii="Times New Roman" w:hAnsi="Times New Roman" w:cs="Times New Roman"/>
          <w:noProof/>
          <w:sz w:val="24"/>
        </w:rPr>
        <w:t>[6-8]</w:t>
      </w:r>
      <w:r w:rsidR="00436FD6" w:rsidRPr="00F46C95">
        <w:rPr>
          <w:rFonts w:ascii="Times New Roman" w:hAnsi="Times New Roman" w:cs="Times New Roman"/>
          <w:sz w:val="24"/>
        </w:rPr>
        <w:fldChar w:fldCharType="end"/>
      </w:r>
      <w:r w:rsidR="00780D74" w:rsidRPr="00F46C95">
        <w:rPr>
          <w:rFonts w:ascii="Times New Roman" w:hAnsi="Times New Roman" w:cs="Times New Roman"/>
          <w:sz w:val="24"/>
        </w:rPr>
        <w:t xml:space="preserve">. Disruption of these DNA- and RNA-binding protein networks has been linked to a broad spectrum of human diseases, including cancer, neurodegenerative disorders, and autoimmune conditions </w:t>
      </w:r>
      <w:r w:rsidR="00436FD6" w:rsidRPr="00F46C95">
        <w:rPr>
          <w:rFonts w:ascii="Times New Roman" w:hAnsi="Times New Roman" w:cs="Times New Roman"/>
          <w:sz w:val="24"/>
        </w:rPr>
        <w:fldChar w:fldCharType="begin">
          <w:fldData xml:space="preserve">PEVuZE5vdGU+PENpdGU+PEF1dGhvcj5MaTwvQXV0aG9yPjxZZWFyPjIwMjI8L1llYXI+PFJlY051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=
</w:fldData>
        </w:fldChar>
      </w:r>
      <w:r w:rsidR="00436FD6" w:rsidRPr="00F46C95">
        <w:rPr>
          <w:rFonts w:ascii="Times New Roman" w:hAnsi="Times New Roman" w:cs="Times New Roman"/>
          <w:sz w:val="24"/>
        </w:rPr>
        <w:instrText xml:space="preserve"> ADDIN EN.CITE </w:instrText>
      </w:r>
      <w:r w:rsidR="00436FD6" w:rsidRPr="00F46C95">
        <w:rPr>
          <w:rFonts w:ascii="Times New Roman" w:hAnsi="Times New Roman" w:cs="Times New Roman"/>
          <w:sz w:val="24"/>
        </w:rPr>
        <w:fldChar w:fldCharType="begin">
          <w:fldData xml:space="preserve">PEVuZE5vdGU+PENpdGU+PEF1dGhvcj5MaTwvQXV0aG9yPjxZZWFyPjIwMjI8L1llYXI+PFJlY051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=
</w:fldData>
        </w:fldChar>
      </w:r>
      <w:r w:rsidR="00436FD6" w:rsidRPr="00F46C95">
        <w:rPr>
          <w:rFonts w:ascii="Times New Roman" w:hAnsi="Times New Roman" w:cs="Times New Roman"/>
          <w:sz w:val="24"/>
        </w:rPr>
        <w:instrText xml:space="preserve"> ADDIN EN.CITE.DATA </w:instrText>
      </w:r>
      <w:r w:rsidR="00436FD6" w:rsidRPr="00F46C95">
        <w:rPr>
          <w:rFonts w:ascii="Times New Roman" w:hAnsi="Times New Roman" w:cs="Times New Roman"/>
          <w:sz w:val="24"/>
        </w:rPr>
      </w:r>
      <w:r w:rsidR="00436FD6" w:rsidRPr="00F46C95">
        <w:rPr>
          <w:rFonts w:ascii="Times New Roman" w:hAnsi="Times New Roman" w:cs="Times New Roman"/>
          <w:sz w:val="24"/>
        </w:rPr>
        <w:fldChar w:fldCharType="end"/>
      </w:r>
      <w:r w:rsidR="00436FD6" w:rsidRPr="00F46C95">
        <w:rPr>
          <w:rFonts w:ascii="Times New Roman" w:hAnsi="Times New Roman" w:cs="Times New Roman"/>
          <w:sz w:val="24"/>
        </w:rPr>
      </w:r>
      <w:r w:rsidR="00436FD6" w:rsidRPr="00F46C95">
        <w:rPr>
          <w:rFonts w:ascii="Times New Roman" w:hAnsi="Times New Roman" w:cs="Times New Roman"/>
          <w:sz w:val="24"/>
        </w:rPr>
        <w:fldChar w:fldCharType="separate"/>
      </w:r>
      <w:r w:rsidR="00436FD6" w:rsidRPr="00F46C95">
        <w:rPr>
          <w:rFonts w:ascii="Times New Roman" w:hAnsi="Times New Roman" w:cs="Times New Roman"/>
          <w:noProof/>
          <w:sz w:val="24"/>
        </w:rPr>
        <w:t>[9-11]</w:t>
      </w:r>
      <w:r w:rsidR="00436FD6" w:rsidRPr="00F46C95">
        <w:rPr>
          <w:rFonts w:ascii="Times New Roman" w:hAnsi="Times New Roman" w:cs="Times New Roman"/>
          <w:sz w:val="24"/>
        </w:rPr>
        <w:fldChar w:fldCharType="end"/>
      </w:r>
      <w:r w:rsidR="00436FD6" w:rsidRPr="00F46C95">
        <w:rPr>
          <w:rFonts w:ascii="Times New Roman" w:hAnsi="Times New Roman" w:cs="Times New Roman"/>
          <w:sz w:val="24"/>
        </w:rPr>
        <w:t>.</w:t>
      </w:r>
      <w:r w:rsidR="00780D74" w:rsidRPr="00F46C95">
        <w:rPr>
          <w:rFonts w:ascii="Times New Roman" w:hAnsi="Times New Roman" w:cs="Times New Roman"/>
          <w:sz w:val="24"/>
        </w:rPr>
        <w:t xml:space="preserve"> </w:t>
      </w:r>
      <w:r w:rsidR="00E1218D" w:rsidRPr="00F46C95">
        <w:rPr>
          <w:rFonts w:ascii="Times New Roman" w:hAnsi="Times New Roman" w:cs="Times New Roman"/>
          <w:sz w:val="24"/>
        </w:rPr>
        <w:t>A</w:t>
      </w:r>
      <w:r w:rsidRPr="00F46C95">
        <w:rPr>
          <w:rFonts w:ascii="Times New Roman" w:hAnsi="Times New Roman" w:cs="Times New Roman"/>
          <w:sz w:val="24"/>
        </w:rPr>
        <w:t xml:space="preserve">ccurate identification </w:t>
      </w:r>
      <w:r w:rsidR="00DB0D37" w:rsidRPr="00F46C95">
        <w:rPr>
          <w:rFonts w:ascii="Times New Roman" w:hAnsi="Times New Roman" w:cs="Times New Roman"/>
          <w:sz w:val="24"/>
        </w:rPr>
        <w:t>of nucleic acid-binding proteins is therefore a</w:t>
      </w:r>
      <w:r w:rsidR="00E1218D" w:rsidRPr="00F46C95">
        <w:rPr>
          <w:rFonts w:ascii="Times New Roman" w:hAnsi="Times New Roman" w:cs="Times New Roman"/>
          <w:sz w:val="24"/>
        </w:rPr>
        <w:t xml:space="preserve"> </w:t>
      </w:r>
      <w:r w:rsidR="00DE3599" w:rsidRPr="00F46C95">
        <w:rPr>
          <w:rFonts w:ascii="Times New Roman" w:hAnsi="Times New Roman" w:cs="Times New Roman"/>
          <w:sz w:val="24"/>
        </w:rPr>
        <w:t>key</w:t>
      </w:r>
      <w:r w:rsidR="00E1218D" w:rsidRPr="00F46C95">
        <w:rPr>
          <w:rFonts w:ascii="Times New Roman" w:hAnsi="Times New Roman" w:cs="Times New Roman"/>
          <w:sz w:val="24"/>
        </w:rPr>
        <w:t xml:space="preserve"> </w:t>
      </w:r>
      <w:r w:rsidR="00DB0D37" w:rsidRPr="00F46C95">
        <w:rPr>
          <w:rFonts w:ascii="Times New Roman" w:hAnsi="Times New Roman" w:cs="Times New Roman"/>
          <w:sz w:val="24"/>
        </w:rPr>
        <w:t xml:space="preserve">step toward a mechanistic </w:t>
      </w:r>
      <w:r w:rsidR="00DE3599" w:rsidRPr="00F46C95">
        <w:rPr>
          <w:rFonts w:ascii="Times New Roman" w:hAnsi="Times New Roman" w:cs="Times New Roman"/>
          <w:sz w:val="24"/>
        </w:rPr>
        <w:t>understanding</w:t>
      </w:r>
      <w:r w:rsidR="00DB0D37" w:rsidRPr="00F46C95">
        <w:rPr>
          <w:rFonts w:ascii="Times New Roman" w:hAnsi="Times New Roman" w:cs="Times New Roman"/>
          <w:sz w:val="24"/>
        </w:rPr>
        <w:t xml:space="preserve"> of cellular regulation and disease pathology</w:t>
      </w:r>
      <w:r w:rsidRPr="00F46C95">
        <w:rPr>
          <w:rFonts w:ascii="Times New Roman" w:hAnsi="Times New Roman" w:cs="Times New Roman"/>
          <w:sz w:val="24"/>
        </w:rPr>
        <w:t xml:space="preserve">. </w:t>
      </w:r>
    </w:p>
    <w:p w14:paraId="7CB50FD7" w14:textId="3AADF09E" w:rsidR="002D531A" w:rsidRPr="00F46C95" w:rsidRDefault="002F3471" w:rsidP="00EE51C3">
      <w:pPr>
        <w:wordWrap/>
        <w:spacing w:line="360" w:lineRule="auto"/>
        <w:ind w:firstLine="432"/>
        <w:jc w:val="left"/>
        <w:rPr>
          <w:rFonts w:ascii="Times New Roman" w:hAnsi="Times New Roman" w:cs="Times New Roman"/>
          <w:sz w:val="24"/>
        </w:rPr>
      </w:pPr>
      <w:r w:rsidRPr="00F46C95">
        <w:rPr>
          <w:rFonts w:ascii="Times New Roman" w:hAnsi="Times New Roman" w:cs="Times New Roman"/>
          <w:sz w:val="24"/>
        </w:rPr>
        <w:t xml:space="preserve">Experimental characterization of protein-nucleic acid interactions has advanced through a range of biochemical and genomic techniques </w:t>
      </w:r>
      <w:r w:rsidR="00874B1E" w:rsidRPr="00F46C95">
        <w:rPr>
          <w:rFonts w:ascii="Times New Roman" w:hAnsi="Times New Roman" w:cs="Times New Roman"/>
          <w:sz w:val="24"/>
        </w:rPr>
        <w:fldChar w:fldCharType="begin">
          <w:fldData xml:space="preserve">PEVuZE5vdGU+PENpdGU+PEF1dGhvcj5SYXk8L0F1dGhvcj48WWVhcj4yMDEzPC9ZZWFyPjxSZWNO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</w:fldData>
        </w:fldChar>
      </w:r>
      <w:r w:rsidR="00436FD6" w:rsidRPr="009800F1">
        <w:rPr>
          <w:rFonts w:ascii="Times New Roman" w:hAnsi="Times New Roman" w:cs="Times New Roman"/>
          <w:sz w:val="24"/>
        </w:rPr>
        <w:instrText xml:space="preserve"> ADDIN EN.CITE </w:instrText>
      </w:r>
      <w:r w:rsidR="00436FD6" w:rsidRPr="009800F1">
        <w:rPr>
          <w:rFonts w:ascii="Times New Roman" w:hAnsi="Times New Roman" w:cs="Times New Roman"/>
          <w:sz w:val="24"/>
        </w:rPr>
        <w:fldChar w:fldCharType="begin">
          <w:fldData xml:space="preserve">PEVuZE5vdGU+PENpdGU+PEF1dGhvcj5SYXk8L0F1dGhvcj48WWVhcj4yMDEzPC9ZZWFyPjxSZWNO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</w:fldData>
        </w:fldChar>
      </w:r>
      <w:r w:rsidR="00436FD6" w:rsidRPr="009800F1">
        <w:rPr>
          <w:rFonts w:ascii="Times New Roman" w:hAnsi="Times New Roman" w:cs="Times New Roman"/>
          <w:sz w:val="24"/>
        </w:rPr>
        <w:instrText xml:space="preserve"> ADDIN EN.CITE.DATA </w:instrText>
      </w:r>
      <w:r w:rsidR="00436FD6" w:rsidRPr="009800F1">
        <w:rPr>
          <w:rFonts w:ascii="Times New Roman" w:hAnsi="Times New Roman" w:cs="Times New Roman"/>
          <w:sz w:val="24"/>
        </w:rPr>
      </w:r>
      <w:r w:rsidR="00436FD6" w:rsidRPr="009800F1">
        <w:rPr>
          <w:rFonts w:ascii="Times New Roman" w:hAnsi="Times New Roman" w:cs="Times New Roman"/>
          <w:sz w:val="24"/>
        </w:rPr>
        <w:fldChar w:fldCharType="end"/>
      </w:r>
      <w:r w:rsidR="00874B1E" w:rsidRPr="00F46C95">
        <w:rPr>
          <w:rFonts w:ascii="Times New Roman" w:hAnsi="Times New Roman" w:cs="Times New Roman"/>
          <w:sz w:val="24"/>
        </w:rPr>
      </w:r>
      <w:r w:rsidR="00874B1E" w:rsidRPr="00F46C95">
        <w:rPr>
          <w:rFonts w:ascii="Times New Roman" w:hAnsi="Times New Roman" w:cs="Times New Roman"/>
          <w:sz w:val="24"/>
        </w:rPr>
        <w:fldChar w:fldCharType="separate"/>
      </w:r>
      <w:r w:rsidR="00436FD6" w:rsidRPr="009800F1">
        <w:rPr>
          <w:rFonts w:ascii="Times New Roman" w:hAnsi="Times New Roman" w:cs="Times New Roman"/>
          <w:noProof/>
          <w:sz w:val="24"/>
        </w:rPr>
        <w:t>[12-14]</w:t>
      </w:r>
      <w:r w:rsidR="00874B1E" w:rsidRPr="00F46C95">
        <w:rPr>
          <w:rFonts w:ascii="Times New Roman" w:hAnsi="Times New Roman" w:cs="Times New Roman"/>
          <w:sz w:val="24"/>
        </w:rPr>
        <w:fldChar w:fldCharType="end"/>
      </w:r>
      <w:r w:rsidR="00874B1E" w:rsidRPr="00F46C95">
        <w:rPr>
          <w:rFonts w:ascii="Times New Roman" w:hAnsi="Times New Roman" w:cs="Times New Roman"/>
          <w:sz w:val="24"/>
        </w:rPr>
        <w:t>.</w:t>
      </w:r>
      <w:r w:rsidR="00F1483A" w:rsidRPr="00F46C95">
        <w:rPr>
          <w:rFonts w:ascii="Times New Roman" w:hAnsi="Times New Roman" w:cs="Times New Roman"/>
          <w:sz w:val="24"/>
        </w:rPr>
        <w:t xml:space="preserve"> For DBPs, chromatin immunoprecipitation followed by sequencing (ChIP-seq) is widely used to identify genome-wide binding sites in vivo, and protein-binding microarrays (PBMs) enable high-throughput measurement of DNA-binding specificities in vitro</w:t>
      </w:r>
      <w:r w:rsidR="00345FB5" w:rsidRPr="00F46C95">
        <w:rPr>
          <w:rFonts w:ascii="Times New Roman" w:hAnsi="Times New Roman" w:cs="Times New Roman"/>
          <w:sz w:val="24"/>
        </w:rPr>
        <w:t xml:space="preserve"> </w:t>
      </w:r>
      <w:r w:rsidR="00345FB5" w:rsidRPr="00F46C95">
        <w:rPr>
          <w:rFonts w:ascii="Times New Roman" w:hAnsi="Times New Roman" w:cs="Times New Roman"/>
          <w:sz w:val="24"/>
        </w:rPr>
        <w:fldChar w:fldCharType="begin"/>
      </w:r>
      <w:r w:rsidR="00345FB5" w:rsidRPr="00F46C95">
        <w:rPr>
          <w:rFonts w:ascii="Times New Roman" w:hAnsi="Times New Roman" w:cs="Times New Roman"/>
          <w:sz w:val="24"/>
        </w:rPr>
        <w:instrText xml:space="preserve"> ADDIN EN.CITE &lt;EndNote&gt;&lt;Cite&gt;&lt;Author&gt;Jothi&lt;/Author&gt;&lt;Year&gt;2008&lt;/Year&gt;&lt;RecNum&gt;65&lt;/RecNum&gt;&lt;DisplayText&gt;[15, 16]&lt;/DisplayText&gt;&lt;record&gt;&lt;rec-number&gt;65&lt;/rec-number&gt;&lt;foreign-keys&gt;&lt;key app="EN" db-id="sxzdsxsznr5ddtea02s5dpry2zzdvzatver2" timestamp="1769359460"&gt;65&lt;/key&gt;&lt;/foreign-keys&gt;&lt;ref-type name="Journal Article"&gt;17&lt;/ref-type&gt;&lt;contributors&gt;&lt;authors&gt;&lt;author&gt;Jothi, Raja&lt;/author&gt;&lt;author&gt;Cuddapah, Suresh&lt;/author&gt;&lt;author&gt;Barski, Artem&lt;/author&gt;&lt;author&gt;Cui, Kairong&lt;/author&gt;&lt;author&gt;Zhao, Keji&lt;/author&gt;&lt;/authors&gt;&lt;/contributors&gt;&lt;titles&gt;&lt;title&gt;Genome-wide identification of in vivo protein-DNA binding sites from ChIP-Seq data&lt;/title&gt;&lt;secondary-title&gt;Nucleic acids research&lt;/secondary-title&gt;&lt;/titles&gt;&lt;periodical&gt;&lt;full-title&gt;Nucleic acids research&lt;/full-title&gt;&lt;/periodical&gt;&lt;pages&gt;5221-5231&lt;/pages&gt;&lt;volume&gt;36&lt;/volume&gt;&lt;number&gt;16&lt;/number&gt;&lt;dates&gt;&lt;year&gt;2008&lt;/year&gt;&lt;/dates&gt;&lt;isbn&gt;1362-4962&lt;/isbn&gt;&lt;urls&gt;&lt;/urls&gt;&lt;/record&gt;&lt;/Cite&gt;&lt;Cite&gt;&lt;Author&gt;Berger&lt;/Author&gt;&lt;Year&gt;2006&lt;/Year&gt;&lt;RecNum&gt;66&lt;/RecNum&gt;&lt;record&gt;&lt;rec-number&gt;66&lt;/rec-number&gt;&lt;foreign-keys&gt;&lt;key app="EN" db-id="sxzdsxsznr5ddtea02s5dpry2zzdvzatver2" timestamp="1769359520"&gt;66&lt;/key&gt;&lt;/foreign-keys&gt;&lt;ref-type name="Book Section"&gt;5&lt;/ref-type&gt;&lt;contributors&gt;&lt;authors&gt;&lt;author&gt;Berger, Michael F&lt;/author&gt;&lt;author&gt;Bulyk, Martha L&lt;/author&gt;&lt;/authors&gt;&lt;/contributors&gt;&lt;titles&gt;&lt;title&gt;Protein binding microarrays (PBMs) for rapid, high-throughput characterization of the sequence specificities of DNA binding proteins&lt;/title&gt;&lt;secondary-title&gt;Gene Mapping, Discovery, and Expression: Methods and Protocols&lt;/secondary-title&gt;&lt;/titles&gt;&lt;pages&gt;245-260&lt;/pages&gt;&lt;dates&gt;&lt;year&gt;2006&lt;/year&gt;&lt;/dates&gt;&lt;publisher&gt;Springer&lt;/publisher&gt;&lt;urls&gt;&lt;/urls&gt;&lt;/record&gt;&lt;/Cite&gt;&lt;/EndNote&gt;</w:instrText>
      </w:r>
      <w:r w:rsidR="00345FB5" w:rsidRPr="00F46C95">
        <w:rPr>
          <w:rFonts w:ascii="Times New Roman" w:hAnsi="Times New Roman" w:cs="Times New Roman"/>
          <w:sz w:val="24"/>
        </w:rPr>
        <w:fldChar w:fldCharType="separate"/>
      </w:r>
      <w:r w:rsidR="00345FB5" w:rsidRPr="00F46C95">
        <w:rPr>
          <w:rFonts w:ascii="Times New Roman" w:hAnsi="Times New Roman" w:cs="Times New Roman"/>
          <w:noProof/>
          <w:sz w:val="24"/>
        </w:rPr>
        <w:t>[15, 16]</w:t>
      </w:r>
      <w:r w:rsidR="00345FB5" w:rsidRPr="00F46C95">
        <w:rPr>
          <w:rFonts w:ascii="Times New Roman" w:hAnsi="Times New Roman" w:cs="Times New Roman"/>
          <w:sz w:val="24"/>
        </w:rPr>
        <w:fldChar w:fldCharType="end"/>
      </w:r>
      <w:r w:rsidR="00F1483A" w:rsidRPr="00F46C95">
        <w:rPr>
          <w:rFonts w:ascii="Times New Roman" w:hAnsi="Times New Roman" w:cs="Times New Roman"/>
          <w:sz w:val="24"/>
        </w:rPr>
        <w:t>. For RBPs, crosslinking immunoprecipitation (CLIP) protocols have evolved from the original method to enhanced variants such as PAR-CLIP, iCLIP, and eCLIP, which offer improved resolution and signal-to-noise</w:t>
      </w:r>
      <w:r w:rsidR="00345FB5" w:rsidRPr="00F46C95">
        <w:rPr>
          <w:rFonts w:ascii="Times New Roman" w:hAnsi="Times New Roman" w:cs="Times New Roman"/>
          <w:sz w:val="24"/>
        </w:rPr>
        <w:t xml:space="preserve"> </w:t>
      </w:r>
      <w:r w:rsidR="00345FB5" w:rsidRPr="00F46C95">
        <w:rPr>
          <w:rFonts w:ascii="Times New Roman" w:hAnsi="Times New Roman" w:cs="Times New Roman"/>
          <w:sz w:val="24"/>
        </w:rPr>
        <w:fldChar w:fldCharType="begin">
          <w:fldData xml:space="preserve">PEVuZE5vdGU+PENpdGU+PEF1dGhvcj5WYW4gTm9zdHJhbmQ8L0F1dGhvcj48WWVhcj4yMDE2PC9Z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</w:fldData>
        </w:fldChar>
      </w:r>
      <w:r w:rsidR="00345FB5" w:rsidRPr="00F46C95">
        <w:rPr>
          <w:rFonts w:ascii="Times New Roman" w:hAnsi="Times New Roman" w:cs="Times New Roman"/>
          <w:sz w:val="24"/>
        </w:rPr>
        <w:instrText xml:space="preserve"> ADDIN EN.CITE </w:instrText>
      </w:r>
      <w:r w:rsidR="00345FB5" w:rsidRPr="00F46C95">
        <w:rPr>
          <w:rFonts w:ascii="Times New Roman" w:hAnsi="Times New Roman" w:cs="Times New Roman"/>
          <w:sz w:val="24"/>
        </w:rPr>
        <w:fldChar w:fldCharType="begin">
          <w:fldData xml:space="preserve">PEVuZE5vdGU+PENpdGU+PEF1dGhvcj5WYW4gTm9zdHJhbmQ8L0F1dGhvcj48WWVhcj4yMDE2PC9Z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</w:fldData>
        </w:fldChar>
      </w:r>
      <w:r w:rsidR="00345FB5" w:rsidRPr="00F46C95">
        <w:rPr>
          <w:rFonts w:ascii="Times New Roman" w:hAnsi="Times New Roman" w:cs="Times New Roman"/>
          <w:sz w:val="24"/>
        </w:rPr>
        <w:instrText xml:space="preserve"> ADDIN EN.CITE.DATA </w:instrText>
      </w:r>
      <w:r w:rsidR="00345FB5" w:rsidRPr="00F46C95">
        <w:rPr>
          <w:rFonts w:ascii="Times New Roman" w:hAnsi="Times New Roman" w:cs="Times New Roman"/>
          <w:sz w:val="24"/>
        </w:rPr>
      </w:r>
      <w:r w:rsidR="00345FB5" w:rsidRPr="00F46C95">
        <w:rPr>
          <w:rFonts w:ascii="Times New Roman" w:hAnsi="Times New Roman" w:cs="Times New Roman"/>
          <w:sz w:val="24"/>
        </w:rPr>
        <w:fldChar w:fldCharType="end"/>
      </w:r>
      <w:r w:rsidR="00345FB5" w:rsidRPr="00F46C95">
        <w:rPr>
          <w:rFonts w:ascii="Times New Roman" w:hAnsi="Times New Roman" w:cs="Times New Roman"/>
          <w:sz w:val="24"/>
        </w:rPr>
      </w:r>
      <w:r w:rsidR="00345FB5" w:rsidRPr="00F46C95">
        <w:rPr>
          <w:rFonts w:ascii="Times New Roman" w:hAnsi="Times New Roman" w:cs="Times New Roman"/>
          <w:sz w:val="24"/>
        </w:rPr>
        <w:fldChar w:fldCharType="separate"/>
      </w:r>
      <w:r w:rsidR="00345FB5" w:rsidRPr="00F46C95">
        <w:rPr>
          <w:rFonts w:ascii="Times New Roman" w:hAnsi="Times New Roman" w:cs="Times New Roman"/>
          <w:noProof/>
          <w:sz w:val="24"/>
        </w:rPr>
        <w:t>[17-20]</w:t>
      </w:r>
      <w:r w:rsidR="00345FB5" w:rsidRPr="00F46C95">
        <w:rPr>
          <w:rFonts w:ascii="Times New Roman" w:hAnsi="Times New Roman" w:cs="Times New Roman"/>
          <w:sz w:val="24"/>
        </w:rPr>
        <w:fldChar w:fldCharType="end"/>
      </w:r>
      <w:r w:rsidR="00F1483A" w:rsidRPr="00F46C95">
        <w:rPr>
          <w:rFonts w:ascii="Times New Roman" w:hAnsi="Times New Roman" w:cs="Times New Roman"/>
          <w:sz w:val="24"/>
        </w:rPr>
        <w:t xml:space="preserve">. Despite these advances, experimental assays still provide incomplete proteome coverage, because each experiment typically focuses on individual proteins and requires specific antibodies or tagged constructs </w:t>
      </w:r>
      <w:r w:rsidR="00345FB5" w:rsidRPr="00F46C95">
        <w:rPr>
          <w:rFonts w:ascii="Times New Roman" w:hAnsi="Times New Roman" w:cs="Times New Roman"/>
          <w:sz w:val="24"/>
        </w:rPr>
        <w:fldChar w:fldCharType="begin"/>
      </w:r>
      <w:r w:rsidR="00345FB5" w:rsidRPr="00F46C95">
        <w:rPr>
          <w:rFonts w:ascii="Times New Roman" w:hAnsi="Times New Roman" w:cs="Times New Roman"/>
          <w:sz w:val="24"/>
        </w:rPr>
        <w:instrText xml:space="preserve"> ADDIN EN.CITE &lt;EndNote&gt;&lt;Cite&gt;&lt;Author&gt;Ramanathan&lt;/Author&gt;&lt;Year&gt;2019&lt;/Year&gt;&lt;RecNum&gt;63&lt;/RecNum&gt;&lt;DisplayText&gt;[21, 22]&lt;/DisplayText&gt;&lt;record&gt;&lt;rec-number&gt;63&lt;/rec-number&gt;&lt;foreign-keys&gt;&lt;key app="EN" db-id="sxzdsxsznr5ddtea02s5dpry2zzdvzatver2" timestamp="1769359300"&gt;63&lt;/key&gt;&lt;/foreign-keys&gt;&lt;ref-type name="Journal Article"&gt;17&lt;/ref-type&gt;&lt;contributors&gt;&lt;authors&gt;&lt;author&gt;Ramanathan, Muthukumar&lt;/author&gt;&lt;author&gt;Porter, Douglas F&lt;/author&gt;&lt;author&gt;Khavari, Paul A&lt;/author&gt;&lt;/authors&gt;&lt;/contributors&gt;&lt;titles&gt;&lt;title&gt;Methods to study RNA–protein interactions&lt;/title&gt;&lt;secondary-title&gt;Nature methods&lt;/secondary-title&gt;&lt;/titles&gt;&lt;periodical&gt;&lt;full-title&gt;Nature methods&lt;/full-title&gt;&lt;/periodical&gt;&lt;pages&gt;225-234&lt;/pages&gt;&lt;volume&gt;16&lt;/volume&gt;&lt;number&gt;3&lt;/number&gt;&lt;dates&gt;&lt;year&gt;2019&lt;/year&gt;&lt;/dates&gt;&lt;isbn&gt;1548-7091&lt;/isbn&gt;&lt;urls&gt;&lt;/urls&gt;&lt;/record&gt;&lt;/Cite&gt;&lt;Cite&gt;&lt;Author&gt;Aydin&lt;/Author&gt;&lt;Year&gt;2024&lt;/Year&gt;&lt;RecNum&gt;64&lt;/RecNum&gt;&lt;record&gt;&lt;rec-number&gt;64&lt;/rec-number&gt;&lt;foreign-keys&gt;&lt;key app="EN" db-id="sxzdsxsznr5ddtea02s5dpry2zzdvzatver2" timestamp="1769359389"&gt;64&lt;/key&gt;&lt;/foreign-keys&gt;&lt;ref-type name="Journal Article"&gt;17&lt;/ref-type&gt;&lt;contributors&gt;&lt;authors&gt;&lt;author&gt;Aydin, Jens&lt;/author&gt;&lt;author&gt;Gabel, Alexander&lt;/author&gt;&lt;author&gt;Zielinski, Sebastian&lt;/author&gt;&lt;author&gt;Ganskih, Sabina&lt;/author&gt;&lt;author&gt;Schmidt, Nora&lt;/author&gt;&lt;author&gt;Hartigan, Christina R&lt;/author&gt;&lt;author&gt;Schenone, Monica&lt;/author&gt;&lt;author&gt;Carr, Steven A&lt;/author&gt;&lt;author&gt;Munschauer, Mathias&lt;/author&gt;&lt;/authors&gt;&lt;/contributors&gt;&lt;titles&gt;&lt;title&gt;SHIFTR enables the unbiased identification of proteins bound to specific RNA regions in live cells&lt;/title&gt;&lt;secondary-title&gt;Nucleic Acids Research&lt;/secondary-title&gt;&lt;/titles&gt;&lt;periodical&gt;&lt;full-title&gt;Nucleic acids research&lt;/full-title&gt;&lt;/periodical&gt;&lt;pages&gt;e26-e26&lt;/pages&gt;&lt;volume&gt;52&lt;/volume&gt;&lt;number&gt;5&lt;/number&gt;&lt;dates&gt;&lt;year&gt;2024&lt;/year&gt;&lt;/dates&gt;&lt;isbn&gt;0305-1048&lt;/isbn&gt;&lt;urls&gt;&lt;/urls&gt;&lt;/record&gt;&lt;/Cite&gt;&lt;/EndNote&gt;</w:instrText>
      </w:r>
      <w:r w:rsidR="00345FB5" w:rsidRPr="00F46C95">
        <w:rPr>
          <w:rFonts w:ascii="Times New Roman" w:hAnsi="Times New Roman" w:cs="Times New Roman"/>
          <w:sz w:val="24"/>
        </w:rPr>
        <w:fldChar w:fldCharType="separate"/>
      </w:r>
      <w:r w:rsidR="00345FB5" w:rsidRPr="00F46C95">
        <w:rPr>
          <w:rFonts w:ascii="Times New Roman" w:hAnsi="Times New Roman" w:cs="Times New Roman"/>
          <w:noProof/>
          <w:sz w:val="24"/>
        </w:rPr>
        <w:t>[21, 22]</w:t>
      </w:r>
      <w:r w:rsidR="00345FB5" w:rsidRPr="00F46C95">
        <w:rPr>
          <w:rFonts w:ascii="Times New Roman" w:hAnsi="Times New Roman" w:cs="Times New Roman"/>
          <w:sz w:val="24"/>
        </w:rPr>
        <w:fldChar w:fldCharType="end"/>
      </w:r>
      <w:r w:rsidR="00F1483A" w:rsidRPr="00F46C95">
        <w:rPr>
          <w:rFonts w:ascii="Times New Roman" w:hAnsi="Times New Roman" w:cs="Times New Roman"/>
          <w:sz w:val="24"/>
        </w:rPr>
        <w:t>.</w:t>
      </w:r>
      <w:r w:rsidR="009569B9" w:rsidRPr="00F46C95">
        <w:rPr>
          <w:rFonts w:ascii="Times New Roman" w:hAnsi="Times New Roman" w:cs="Times New Roman"/>
          <w:sz w:val="24"/>
        </w:rPr>
        <w:t xml:space="preserve"> To complement these efforts, </w:t>
      </w:r>
      <w:r w:rsidR="00A16F28" w:rsidRPr="00F46C95">
        <w:rPr>
          <w:rFonts w:ascii="Times New Roman" w:hAnsi="Times New Roman" w:cs="Times New Roman"/>
          <w:sz w:val="24"/>
        </w:rPr>
        <w:t>computational</w:t>
      </w:r>
      <w:r w:rsidR="009569B9" w:rsidRPr="00F46C95">
        <w:rPr>
          <w:rFonts w:ascii="Times New Roman" w:hAnsi="Times New Roman" w:cs="Times New Roman"/>
          <w:sz w:val="24"/>
        </w:rPr>
        <w:t xml:space="preserve"> methods have been</w:t>
      </w:r>
      <w:r w:rsidR="00EE51C3" w:rsidRPr="00F46C95">
        <w:rPr>
          <w:rFonts w:ascii="Times New Roman" w:hAnsi="Times New Roman" w:cs="Times New Roman"/>
          <w:sz w:val="24"/>
        </w:rPr>
        <w:t xml:space="preserve"> developed to predict DBPs and RBPs directly from protein sequence information. </w:t>
      </w:r>
      <w:r w:rsidR="00924D24" w:rsidRPr="00F46C95">
        <w:rPr>
          <w:rFonts w:ascii="Times New Roman" w:hAnsi="Times New Roman" w:cs="Times New Roman"/>
          <w:sz w:val="24"/>
        </w:rPr>
        <w:t xml:space="preserve">Early approaches relied on </w:t>
      </w:r>
      <w:r w:rsidR="005F2B88" w:rsidRPr="00F46C95">
        <w:rPr>
          <w:rFonts w:ascii="Times New Roman" w:hAnsi="Times New Roman" w:cs="Times New Roman"/>
          <w:sz w:val="24"/>
        </w:rPr>
        <w:t xml:space="preserve">hand-crafted </w:t>
      </w:r>
      <w:r w:rsidR="00924D24" w:rsidRPr="00F46C95">
        <w:rPr>
          <w:rFonts w:ascii="Times New Roman" w:hAnsi="Times New Roman" w:cs="Times New Roman"/>
          <w:sz w:val="24"/>
        </w:rPr>
        <w:t xml:space="preserve">features </w:t>
      </w:r>
      <w:r w:rsidR="005F2B88" w:rsidRPr="00F46C95">
        <w:rPr>
          <w:rFonts w:ascii="Times New Roman" w:hAnsi="Times New Roman" w:cs="Times New Roman"/>
          <w:sz w:val="24"/>
        </w:rPr>
        <w:t xml:space="preserve">such as amino acid composition, </w:t>
      </w:r>
      <w:r w:rsidR="00924D24" w:rsidRPr="00F46C95">
        <w:rPr>
          <w:rFonts w:ascii="Times New Roman" w:hAnsi="Times New Roman" w:cs="Times New Roman"/>
          <w:sz w:val="24"/>
        </w:rPr>
        <w:t xml:space="preserve">physicochemical </w:t>
      </w:r>
      <w:r w:rsidR="005F2B88" w:rsidRPr="00F46C95">
        <w:rPr>
          <w:rFonts w:ascii="Times New Roman" w:hAnsi="Times New Roman" w:cs="Times New Roman"/>
          <w:sz w:val="24"/>
        </w:rPr>
        <w:t>descriptors</w:t>
      </w:r>
      <w:r w:rsidR="00924D24" w:rsidRPr="00F46C95">
        <w:rPr>
          <w:rFonts w:ascii="Times New Roman" w:hAnsi="Times New Roman" w:cs="Times New Roman"/>
          <w:sz w:val="24"/>
        </w:rPr>
        <w:t>, evolutionary profiles</w:t>
      </w:r>
      <w:r w:rsidR="005F2B88" w:rsidRPr="00F46C95">
        <w:rPr>
          <w:rFonts w:ascii="Times New Roman" w:hAnsi="Times New Roman" w:cs="Times New Roman"/>
          <w:sz w:val="24"/>
        </w:rPr>
        <w:t xml:space="preserve"> including position-specific scoring matrices and</w:t>
      </w:r>
      <w:r w:rsidR="00924D24" w:rsidRPr="00F46C95">
        <w:rPr>
          <w:rFonts w:ascii="Times New Roman" w:hAnsi="Times New Roman" w:cs="Times New Roman"/>
          <w:sz w:val="24"/>
        </w:rPr>
        <w:t xml:space="preserve"> annotated functional domains</w:t>
      </w:r>
      <w:r w:rsidR="009462C4" w:rsidRPr="00F46C95">
        <w:rPr>
          <w:rFonts w:ascii="Times New Roman" w:hAnsi="Times New Roman" w:cs="Times New Roman"/>
          <w:sz w:val="24"/>
        </w:rPr>
        <w:t xml:space="preserve"> </w:t>
      </w:r>
      <w:r w:rsidR="009462C4" w:rsidRPr="00F46C95">
        <w:rPr>
          <w:rFonts w:ascii="Times New Roman" w:hAnsi="Times New Roman" w:cs="Times New Roman"/>
          <w:sz w:val="24"/>
        </w:rPr>
        <w:fldChar w:fldCharType="begin">
          <w:fldData xml:space="preserve">PEVuZE5vdGU+PENpdGU+PEF1dGhvcj5TaTwvQXV0aG9yPjxZZWFyPjIwMTU8L1llYXI+PFJlY051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</w:fldData>
        </w:fldChar>
      </w:r>
      <w:r w:rsidR="00345FB5" w:rsidRPr="00F46C95">
        <w:rPr>
          <w:rFonts w:ascii="Times New Roman" w:hAnsi="Times New Roman" w:cs="Times New Roman"/>
          <w:sz w:val="24"/>
        </w:rPr>
        <w:instrText xml:space="preserve"> ADDIN EN.CITE </w:instrText>
      </w:r>
      <w:r w:rsidR="00345FB5" w:rsidRPr="00F46C95">
        <w:rPr>
          <w:rFonts w:ascii="Times New Roman" w:hAnsi="Times New Roman" w:cs="Times New Roman"/>
          <w:sz w:val="24"/>
        </w:rPr>
        <w:fldChar w:fldCharType="begin">
          <w:fldData xml:space="preserve">PEVuZE5vdGU+PENpdGU+PEF1dGhvcj5TaTwvQXV0aG9yPjxZZWFyPjIwMTU8L1llYXI+PFJlY051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</w:fldData>
        </w:fldChar>
      </w:r>
      <w:r w:rsidR="00345FB5" w:rsidRPr="00F46C95">
        <w:rPr>
          <w:rFonts w:ascii="Times New Roman" w:hAnsi="Times New Roman" w:cs="Times New Roman"/>
          <w:sz w:val="24"/>
        </w:rPr>
        <w:instrText xml:space="preserve"> ADDIN EN.CITE.DATA </w:instrText>
      </w:r>
      <w:r w:rsidR="00345FB5" w:rsidRPr="00F46C95">
        <w:rPr>
          <w:rFonts w:ascii="Times New Roman" w:hAnsi="Times New Roman" w:cs="Times New Roman"/>
          <w:sz w:val="24"/>
        </w:rPr>
      </w:r>
      <w:r w:rsidR="00345FB5" w:rsidRPr="00F46C95">
        <w:rPr>
          <w:rFonts w:ascii="Times New Roman" w:hAnsi="Times New Roman" w:cs="Times New Roman"/>
          <w:sz w:val="24"/>
        </w:rPr>
        <w:fldChar w:fldCharType="end"/>
      </w:r>
      <w:r w:rsidR="009462C4" w:rsidRPr="00F46C95">
        <w:rPr>
          <w:rFonts w:ascii="Times New Roman" w:hAnsi="Times New Roman" w:cs="Times New Roman"/>
          <w:sz w:val="24"/>
        </w:rPr>
      </w:r>
      <w:r w:rsidR="009462C4" w:rsidRPr="00F46C95">
        <w:rPr>
          <w:rFonts w:ascii="Times New Roman" w:hAnsi="Times New Roman" w:cs="Times New Roman"/>
          <w:sz w:val="24"/>
        </w:rPr>
        <w:fldChar w:fldCharType="separate"/>
      </w:r>
      <w:r w:rsidR="00345FB5" w:rsidRPr="00F46C95">
        <w:rPr>
          <w:rFonts w:ascii="Times New Roman" w:hAnsi="Times New Roman" w:cs="Times New Roman"/>
          <w:noProof/>
          <w:sz w:val="24"/>
        </w:rPr>
        <w:t>[23-28]</w:t>
      </w:r>
      <w:r w:rsidR="009462C4" w:rsidRPr="00F46C95">
        <w:rPr>
          <w:rFonts w:ascii="Times New Roman" w:hAnsi="Times New Roman" w:cs="Times New Roman"/>
          <w:sz w:val="24"/>
        </w:rPr>
        <w:fldChar w:fldCharType="end"/>
      </w:r>
      <w:r w:rsidR="00924D24" w:rsidRPr="00F46C95">
        <w:rPr>
          <w:rFonts w:ascii="Times New Roman" w:hAnsi="Times New Roman" w:cs="Times New Roman"/>
          <w:sz w:val="24"/>
        </w:rPr>
        <w:t xml:space="preserve">. </w:t>
      </w:r>
      <w:r w:rsidR="005F2B88" w:rsidRPr="00F46C95">
        <w:rPr>
          <w:rFonts w:ascii="Times New Roman" w:hAnsi="Times New Roman" w:cs="Times New Roman"/>
          <w:sz w:val="24"/>
        </w:rPr>
        <w:t>T</w:t>
      </w:r>
      <w:r w:rsidR="00924D24" w:rsidRPr="00F46C95">
        <w:rPr>
          <w:rFonts w:ascii="Times New Roman" w:hAnsi="Times New Roman" w:cs="Times New Roman"/>
          <w:sz w:val="24"/>
        </w:rPr>
        <w:t>hese methods achieved moderate</w:t>
      </w:r>
      <w:r w:rsidR="005F2B88" w:rsidRPr="00F46C95">
        <w:rPr>
          <w:rFonts w:ascii="Times New Roman" w:hAnsi="Times New Roman" w:cs="Times New Roman"/>
          <w:sz w:val="24"/>
        </w:rPr>
        <w:t xml:space="preserve"> performance but were </w:t>
      </w:r>
      <w:r w:rsidR="00924D24" w:rsidRPr="00F46C95">
        <w:rPr>
          <w:rFonts w:ascii="Times New Roman" w:hAnsi="Times New Roman" w:cs="Times New Roman"/>
          <w:sz w:val="24"/>
        </w:rPr>
        <w:t xml:space="preserve">constrained by the quality of predefined features and </w:t>
      </w:r>
      <w:r w:rsidR="005F2B88" w:rsidRPr="00F46C95">
        <w:rPr>
          <w:rFonts w:ascii="Times New Roman" w:hAnsi="Times New Roman" w:cs="Times New Roman"/>
          <w:sz w:val="24"/>
        </w:rPr>
        <w:t xml:space="preserve">by the completeness of available domain </w:t>
      </w:r>
      <w:r w:rsidR="00924D24" w:rsidRPr="00F46C95">
        <w:rPr>
          <w:rFonts w:ascii="Times New Roman" w:hAnsi="Times New Roman" w:cs="Times New Roman"/>
          <w:sz w:val="24"/>
        </w:rPr>
        <w:t>annotations. In</w:t>
      </w:r>
      <w:r w:rsidR="005F2B88" w:rsidRPr="00F46C95">
        <w:rPr>
          <w:rFonts w:ascii="Times New Roman" w:hAnsi="Times New Roman" w:cs="Times New Roman"/>
          <w:sz w:val="24"/>
        </w:rPr>
        <w:t xml:space="preserve"> many cases, they also depended on training labels derived from Gene Ontology annotations or homology-based inference, which can propagate errors from earlier computational predictions and reduce generalizability to proteins outside well-characterized families </w:t>
      </w:r>
      <w:r w:rsidR="00345FB5" w:rsidRPr="00F46C95">
        <w:rPr>
          <w:rFonts w:ascii="Times New Roman" w:hAnsi="Times New Roman" w:cs="Times New Roman"/>
          <w:sz w:val="24"/>
        </w:rPr>
        <w:fldChar w:fldCharType="begin"/>
      </w:r>
      <w:r w:rsidR="00493099" w:rsidRPr="00F46C95">
        <w:rPr>
          <w:rFonts w:ascii="Times New Roman" w:hAnsi="Times New Roman" w:cs="Times New Roman"/>
          <w:sz w:val="24"/>
        </w:rPr>
        <w:instrText xml:space="preserve"> ADDIN EN.CITE &lt;EndNote&gt;&lt;Cite&gt;&lt;Author&gt;Škunca&lt;/Author&gt;&lt;Year&gt;2012&lt;/Year&gt;&lt;RecNum&gt;71&lt;/RecNum&gt;&lt;DisplayText&gt;[29, 30]&lt;/DisplayText&gt;&lt;record&gt;&lt;rec-number&gt;71&lt;/rec-number&gt;&lt;foreign-keys&gt;&lt;key app="EN" db-id="sxzdsxsznr5ddtea02s5dpry2zzdvzatver2" timestamp="1769359783"&gt;71&lt;/key&gt;&lt;/foreign-keys&gt;&lt;ref-type name="Journal Article"&gt;17&lt;/ref-type&gt;&lt;contributors&gt;&lt;authors&gt;&lt;author&gt;Škunca, Nives&lt;/author&gt;&lt;author&gt;Altenhoff, Adrian&lt;/author&gt;&lt;author&gt;Dessimoz, Christophe&lt;/author&gt;&lt;/authors&gt;&lt;/contributors&gt;&lt;titles&gt;&lt;title&gt;Quality of computationally inferred gene ontology annotations&lt;/title&gt;&lt;secondary-title&gt;PLoS computational biology&lt;/secondary-title&gt;&lt;/titles&gt;&lt;periodical&gt;&lt;full-title&gt;PLOS Computational Biology&lt;/full-title&gt;&lt;/periodical&gt;&lt;pages&gt;e1002533&lt;/pages&gt;&lt;volume&gt;8&lt;/volume&gt;&lt;number&gt;5&lt;/number&gt;&lt;dates&gt;&lt;year&gt;2012&lt;/year&gt;&lt;/dates&gt;&lt;isbn&gt;1553-734X&lt;/isbn&gt;&lt;urls&gt;&lt;/urls&gt;&lt;/record&gt;&lt;/Cite&gt;&lt;Cite&gt;&lt;Author&gt;Vu&lt;/Author&gt;&lt;Year&gt;2021&lt;/Year&gt;&lt;RecNum&gt;72&lt;/RecNum&gt;&lt;record&gt;&lt;rec-number&gt;72&lt;/rec-number&gt;&lt;foreign-keys&gt;&lt;key app="EN" db-id="sxzdsxsznr5ddtea02s5dpry2zzdvzatver2" timestamp="1769359855"&gt;72&lt;/key&gt;&lt;/foreign-keys&gt;&lt;ref-type name="Journal Article"&gt;17&lt;/ref-type&gt;&lt;contributors&gt;&lt;authors&gt;&lt;author&gt;Vu, Thi Thuy Duong&lt;/author&gt;&lt;author&gt;Jung, Jaehee&lt;/author&gt;&lt;/authors&gt;&lt;/contributors&gt;&lt;titles&gt;&lt;title&gt;Protein function prediction with gene ontology: from traditional to deep learning models&lt;/title&gt;&lt;secondary-title&gt;PeerJ&lt;/secondary-title&gt;&lt;/titles&gt;&lt;periodical&gt;&lt;full-title&gt;PeerJ&lt;/full-title&gt;&lt;/periodical&gt;&lt;pages&gt;e12019&lt;/pages&gt;&lt;volume&gt;9&lt;/volume&gt;&lt;dates&gt;&lt;year&gt;2021&lt;/year&gt;&lt;/dates&gt;&lt;isbn&gt;2167-8359&lt;/isbn&gt;&lt;urls&gt;&lt;/urls&gt;&lt;/record&gt;&lt;/Cite&gt;&lt;/EndNote&gt;</w:instrText>
      </w:r>
      <w:r w:rsidR="00345FB5" w:rsidRPr="00F46C95">
        <w:rPr>
          <w:rFonts w:ascii="Times New Roman" w:hAnsi="Times New Roman" w:cs="Times New Roman"/>
          <w:sz w:val="24"/>
        </w:rPr>
        <w:fldChar w:fldCharType="separate"/>
      </w:r>
      <w:r w:rsidR="00493099" w:rsidRPr="00F46C95">
        <w:rPr>
          <w:rFonts w:ascii="Times New Roman" w:hAnsi="Times New Roman" w:cs="Times New Roman"/>
          <w:noProof/>
          <w:sz w:val="24"/>
        </w:rPr>
        <w:t>[29, 30]</w:t>
      </w:r>
      <w:r w:rsidR="00345FB5" w:rsidRPr="00F46C95">
        <w:rPr>
          <w:rFonts w:ascii="Times New Roman" w:hAnsi="Times New Roman" w:cs="Times New Roman"/>
          <w:sz w:val="24"/>
        </w:rPr>
        <w:fldChar w:fldCharType="end"/>
      </w:r>
      <w:r w:rsidR="005F2B88" w:rsidRPr="00F46C95">
        <w:rPr>
          <w:rFonts w:ascii="Times New Roman" w:hAnsi="Times New Roman" w:cs="Times New Roman"/>
          <w:sz w:val="24"/>
        </w:rPr>
        <w:t>.</w:t>
      </w:r>
      <w:r w:rsidR="00924D24" w:rsidRPr="00F46C95">
        <w:rPr>
          <w:rFonts w:ascii="Times New Roman" w:hAnsi="Times New Roman" w:cs="Times New Roman"/>
          <w:sz w:val="24"/>
        </w:rPr>
        <w:t xml:space="preserve"> </w:t>
      </w:r>
    </w:p>
    <w:p w14:paraId="74FB0FC3" w14:textId="1A73D1BE" w:rsidR="00924D24" w:rsidRPr="00F46C95" w:rsidRDefault="00924D24" w:rsidP="00D75DDF">
      <w:pPr>
        <w:wordWrap/>
        <w:spacing w:line="360" w:lineRule="auto"/>
        <w:ind w:firstLine="432"/>
        <w:jc w:val="left"/>
        <w:rPr>
          <w:rFonts w:ascii="Times New Roman" w:hAnsi="Times New Roman" w:cs="Times New Roman"/>
          <w:sz w:val="24"/>
        </w:rPr>
      </w:pPr>
      <w:r w:rsidRPr="00F46C95">
        <w:rPr>
          <w:rFonts w:ascii="Times New Roman" w:hAnsi="Times New Roman" w:cs="Times New Roman"/>
          <w:sz w:val="24"/>
        </w:rPr>
        <w:t xml:space="preserve">Recent advances in deep learning have </w:t>
      </w:r>
      <w:r w:rsidR="00F21484" w:rsidRPr="00F46C95">
        <w:rPr>
          <w:rFonts w:ascii="Times New Roman" w:hAnsi="Times New Roman" w:cs="Times New Roman"/>
          <w:sz w:val="24"/>
        </w:rPr>
        <w:t>led to the development of p</w:t>
      </w:r>
      <w:r w:rsidRPr="00F46C95">
        <w:rPr>
          <w:rFonts w:ascii="Times New Roman" w:hAnsi="Times New Roman" w:cs="Times New Roman"/>
          <w:sz w:val="24"/>
        </w:rPr>
        <w:t>rotein language models (</w:t>
      </w:r>
      <w:r w:rsidR="00F21484" w:rsidRPr="00F46C95">
        <w:rPr>
          <w:rFonts w:ascii="Times New Roman" w:hAnsi="Times New Roman" w:cs="Times New Roman"/>
          <w:sz w:val="24"/>
        </w:rPr>
        <w:t>P</w:t>
      </w:r>
      <w:r w:rsidRPr="00F46C95">
        <w:rPr>
          <w:rFonts w:ascii="Times New Roman" w:hAnsi="Times New Roman" w:cs="Times New Roman"/>
          <w:sz w:val="24"/>
        </w:rPr>
        <w:t xml:space="preserve">LMs) trained on large-scale protein sequence </w:t>
      </w:r>
      <w:r w:rsidR="00F21484" w:rsidRPr="00F46C95">
        <w:rPr>
          <w:rFonts w:ascii="Times New Roman" w:hAnsi="Times New Roman" w:cs="Times New Roman"/>
          <w:sz w:val="24"/>
        </w:rPr>
        <w:t xml:space="preserve">databases </w:t>
      </w:r>
      <w:r w:rsidRPr="00F46C95">
        <w:rPr>
          <w:rFonts w:ascii="Times New Roman" w:hAnsi="Times New Roman" w:cs="Times New Roman"/>
          <w:sz w:val="24"/>
        </w:rPr>
        <w:t xml:space="preserve">using self-supervised </w:t>
      </w:r>
      <w:r w:rsidRPr="00F46C95">
        <w:rPr>
          <w:rFonts w:ascii="Times New Roman" w:hAnsi="Times New Roman" w:cs="Times New Roman"/>
          <w:sz w:val="24"/>
        </w:rPr>
        <w:lastRenderedPageBreak/>
        <w:t>objectives</w:t>
      </w:r>
      <w:r w:rsidR="00647BB3" w:rsidRPr="00F46C95">
        <w:rPr>
          <w:rFonts w:ascii="Times New Roman" w:hAnsi="Times New Roman" w:cs="Times New Roman"/>
          <w:sz w:val="24"/>
        </w:rPr>
        <w:t xml:space="preserve"> such as masked language modeling. Several architectures have been proposed, including the ProtTrans family</w:t>
      </w:r>
      <w:r w:rsidR="00647BB3" w:rsidRPr="00F46C95">
        <w:rPr>
          <w:rFonts w:ascii="Times New Roman" w:hAnsi="Times New Roman" w:cs="Times New Roman" w:hint="eastAsia"/>
          <w:sz w:val="24"/>
        </w:rPr>
        <w:t xml:space="preserve">, </w:t>
      </w:r>
      <w:r w:rsidR="00647BB3" w:rsidRPr="00F46C95">
        <w:rPr>
          <w:rFonts w:ascii="Times New Roman" w:hAnsi="Times New Roman" w:cs="Times New Roman"/>
          <w:sz w:val="24"/>
        </w:rPr>
        <w:t xml:space="preserve">which adapts BERT and T5 for protein sequences </w:t>
      </w:r>
      <w:r w:rsidR="00493099" w:rsidRPr="00F46C95">
        <w:rPr>
          <w:rFonts w:ascii="Times New Roman" w:hAnsi="Times New Roman" w:cs="Times New Roman"/>
          <w:sz w:val="24"/>
        </w:rPr>
        <w:fldChar w:fldCharType="begin">
          <w:fldData xml:space="preserve">PEVuZE5vdGU+PENpdGU+PEF1dGhvcj5FbG5hZ2dhcjwvQXV0aG9yPjxZZWFyPjIwMjE8L1llYXI+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=
</w:fldData>
        </w:fldChar>
      </w:r>
      <w:r w:rsidR="00493099" w:rsidRPr="00F46C95">
        <w:rPr>
          <w:rFonts w:ascii="Times New Roman" w:hAnsi="Times New Roman" w:cs="Times New Roman"/>
          <w:sz w:val="24"/>
        </w:rPr>
        <w:instrText xml:space="preserve"> ADDIN EN.CITE </w:instrText>
      </w:r>
      <w:r w:rsidR="00493099" w:rsidRPr="00F46C95">
        <w:rPr>
          <w:rFonts w:ascii="Times New Roman" w:hAnsi="Times New Roman" w:cs="Times New Roman"/>
          <w:sz w:val="24"/>
        </w:rPr>
        <w:fldChar w:fldCharType="begin">
          <w:fldData xml:space="preserve">PEVuZE5vdGU+PENpdGU+PEF1dGhvcj5FbG5hZ2dhcjwvQXV0aG9yPjxZZWFyPjIwMjE8L1llYXI+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=
</w:fldData>
        </w:fldChar>
      </w:r>
      <w:r w:rsidR="00493099" w:rsidRPr="00F46C95">
        <w:rPr>
          <w:rFonts w:ascii="Times New Roman" w:hAnsi="Times New Roman" w:cs="Times New Roman"/>
          <w:sz w:val="24"/>
        </w:rPr>
        <w:instrText xml:space="preserve"> ADDIN EN.CITE.DATA </w:instrText>
      </w:r>
      <w:r w:rsidR="00493099" w:rsidRPr="00F46C95">
        <w:rPr>
          <w:rFonts w:ascii="Times New Roman" w:hAnsi="Times New Roman" w:cs="Times New Roman"/>
          <w:sz w:val="24"/>
        </w:rPr>
      </w:r>
      <w:r w:rsidR="00493099" w:rsidRPr="00F46C95">
        <w:rPr>
          <w:rFonts w:ascii="Times New Roman" w:hAnsi="Times New Roman" w:cs="Times New Roman"/>
          <w:sz w:val="24"/>
        </w:rPr>
        <w:fldChar w:fldCharType="end"/>
      </w:r>
      <w:r w:rsidR="00493099" w:rsidRPr="00F46C95">
        <w:rPr>
          <w:rFonts w:ascii="Times New Roman" w:hAnsi="Times New Roman" w:cs="Times New Roman"/>
          <w:sz w:val="24"/>
        </w:rPr>
      </w:r>
      <w:r w:rsidR="00493099" w:rsidRPr="00F46C95">
        <w:rPr>
          <w:rFonts w:ascii="Times New Roman" w:hAnsi="Times New Roman" w:cs="Times New Roman"/>
          <w:sz w:val="24"/>
        </w:rPr>
        <w:fldChar w:fldCharType="separate"/>
      </w:r>
      <w:r w:rsidR="00493099" w:rsidRPr="00F46C95">
        <w:rPr>
          <w:rFonts w:ascii="Times New Roman" w:hAnsi="Times New Roman" w:cs="Times New Roman"/>
          <w:noProof/>
          <w:sz w:val="24"/>
        </w:rPr>
        <w:t>[31-33]</w:t>
      </w:r>
      <w:r w:rsidR="00493099" w:rsidRPr="00F46C95">
        <w:rPr>
          <w:rFonts w:ascii="Times New Roman" w:hAnsi="Times New Roman" w:cs="Times New Roman"/>
          <w:sz w:val="24"/>
        </w:rPr>
        <w:fldChar w:fldCharType="end"/>
      </w:r>
      <w:r w:rsidR="00647BB3" w:rsidRPr="00F46C95">
        <w:rPr>
          <w:rFonts w:ascii="Times New Roman" w:hAnsi="Times New Roman" w:cs="Times New Roman"/>
          <w:sz w:val="24"/>
        </w:rPr>
        <w:t xml:space="preserve">, and the ESM series developed by Meta AI </w:t>
      </w:r>
      <w:r w:rsidR="00493099" w:rsidRPr="00F46C95">
        <w:rPr>
          <w:rFonts w:ascii="Times New Roman" w:hAnsi="Times New Roman" w:cs="Times New Roman"/>
          <w:sz w:val="24"/>
        </w:rPr>
        <w:fldChar w:fldCharType="begin"/>
      </w:r>
      <w:r w:rsidR="00493099" w:rsidRPr="00F46C95">
        <w:rPr>
          <w:rFonts w:ascii="Times New Roman" w:hAnsi="Times New Roman" w:cs="Times New Roman"/>
          <w:sz w:val="24"/>
        </w:rPr>
        <w:instrText xml:space="preserve"> ADDIN EN.CITE &lt;EndNote&gt;&lt;Cite&gt;&lt;Author&gt;Lin&lt;/Author&gt;&lt;Year&gt;2023&lt;/Year&gt;&lt;RecNum&gt;23&lt;/RecNum&gt;&lt;DisplayText&gt;[34, 35]&lt;/DisplayText&gt;&lt;record&gt;&lt;rec-number&gt;23&lt;/rec-number&gt;&lt;foreign-keys&gt;&lt;key app="EN" db-id="sxzdsxsznr5ddtea02s5dpry2zzdvzatver2" timestamp="1769065342"&gt;23&lt;/key&gt;&lt;/foreign-keys&gt;&lt;ref-type name="Journal Article"&gt;17&lt;/ref-type&gt;&lt;contributors&gt;&lt;authors&gt;&lt;author&gt;Lin, Zeming&lt;/author&gt;&lt;author&gt;Akin, Halil&lt;/author&gt;&lt;author&gt;Rao, Roshan&lt;/author&gt;&lt;author&gt;Hie, Brian&lt;/author&gt;&lt;author&gt;Zhu, Zhongkai&lt;/author&gt;&lt;author&gt;Lu, Wenting&lt;/author&gt;&lt;author&gt;Smetanin, Nikita&lt;/author&gt;&lt;author&gt;Verkuil, Robert&lt;/author&gt;&lt;author&gt;Kabeli, Ori&lt;/author&gt;&lt;author&gt;Shmueli, Yaniv&lt;/author&gt;&lt;/authors&gt;&lt;/contributors&gt;&lt;titles&gt;&lt;title&gt;Evolutionary-scale prediction of atomic-level protein structure with a language model&lt;/title&gt;&lt;secondary-title&gt;Science&lt;/secondary-title&gt;&lt;/titles&gt;&lt;periodical&gt;&lt;full-title&gt;Science&lt;/full-title&gt;&lt;/periodical&gt;&lt;pages&gt;1123-1130&lt;/pages&gt;&lt;volume&gt;379&lt;/volume&gt;&lt;number&gt;6637&lt;/number&gt;&lt;dates&gt;&lt;year&gt;2023&lt;/year&gt;&lt;/dates&gt;&lt;isbn&gt;0036-8075&lt;/isbn&gt;&lt;urls&gt;&lt;/urls&gt;&lt;/record&gt;&lt;/Cite&gt;&lt;Cite&gt;&lt;Author&gt;Hayes&lt;/Author&gt;&lt;Year&gt;2025&lt;/Year&gt;&lt;RecNum&gt;76&lt;/RecNum&gt;&lt;record&gt;&lt;rec-number&gt;76&lt;/rec-number&gt;&lt;foreign-keys&gt;&lt;key app="EN" db-id="sxzdsxsznr5ddtea02s5dpry2zzdvzatver2" timestamp="1769360149"&gt;76&lt;/key&gt;&lt;/foreign-keys&gt;&lt;ref-type name="Journal Article"&gt;17&lt;/ref-type&gt;&lt;contributors&gt;&lt;authors&gt;&lt;author&gt;Hayes, Thomas&lt;/author&gt;&lt;author&gt;Rao, Roshan&lt;/author&gt;&lt;author&gt;Akin, Halil&lt;/author&gt;&lt;author&gt;Sofroniew, Nicholas J&lt;/author&gt;&lt;author&gt;Oktay, Deniz&lt;/author&gt;&lt;author&gt;Lin, Zeming&lt;/author&gt;&lt;author&gt;Verkuil, Robert&lt;/author&gt;&lt;author&gt;Tran, Vincent Q&lt;/author&gt;&lt;author&gt;Deaton, Jonathan&lt;/author&gt;&lt;author&gt;Wiggert, Marius&lt;/author&gt;&lt;/authors&gt;&lt;/contributors&gt;&lt;titles&gt;&lt;title&gt;Simulating 500 million years of evolution with a language model&lt;/title&gt;&lt;secondary-title&gt;Science&lt;/secondary-title&gt;&lt;/titles&gt;&lt;periodical&gt;&lt;full-title&gt;Science&lt;/full-title&gt;&lt;/periodical&gt;&lt;pages&gt;850-858&lt;/pages&gt;&lt;volume&gt;387&lt;/volume&gt;&lt;number&gt;6736&lt;/number&gt;&lt;dates&gt;&lt;year&gt;2025&lt;/year&gt;&lt;/dates&gt;&lt;isbn&gt;0036-8075&lt;/isbn&gt;&lt;urls&gt;&lt;/urls&gt;&lt;/record&gt;&lt;/Cite&gt;&lt;/EndNote&gt;</w:instrText>
      </w:r>
      <w:r w:rsidR="00493099" w:rsidRPr="00F46C95">
        <w:rPr>
          <w:rFonts w:ascii="Times New Roman" w:hAnsi="Times New Roman" w:cs="Times New Roman"/>
          <w:sz w:val="24"/>
        </w:rPr>
        <w:fldChar w:fldCharType="separate"/>
      </w:r>
      <w:r w:rsidR="00493099" w:rsidRPr="00F46C95">
        <w:rPr>
          <w:rFonts w:ascii="Times New Roman" w:hAnsi="Times New Roman" w:cs="Times New Roman"/>
          <w:noProof/>
          <w:sz w:val="24"/>
        </w:rPr>
        <w:t>[34, 35]</w:t>
      </w:r>
      <w:r w:rsidR="00493099" w:rsidRPr="00F46C95">
        <w:rPr>
          <w:rFonts w:ascii="Times New Roman" w:hAnsi="Times New Roman" w:cs="Times New Roman"/>
          <w:sz w:val="24"/>
        </w:rPr>
        <w:fldChar w:fldCharType="end"/>
      </w:r>
      <w:r w:rsidR="00647BB3" w:rsidRPr="00F46C95">
        <w:rPr>
          <w:rFonts w:ascii="Times New Roman" w:hAnsi="Times New Roman" w:cs="Times New Roman"/>
          <w:sz w:val="24"/>
        </w:rPr>
        <w:t xml:space="preserve">. These models learn contextualized amino acid representations that </w:t>
      </w:r>
      <w:r w:rsidRPr="00F46C95">
        <w:rPr>
          <w:rFonts w:ascii="Times New Roman" w:hAnsi="Times New Roman" w:cs="Times New Roman"/>
          <w:sz w:val="24"/>
        </w:rPr>
        <w:t>capture evolutionary</w:t>
      </w:r>
      <w:r w:rsidR="00647BB3" w:rsidRPr="00F46C95">
        <w:rPr>
          <w:rFonts w:ascii="Times New Roman" w:hAnsi="Times New Roman" w:cs="Times New Roman"/>
          <w:sz w:val="24"/>
        </w:rPr>
        <w:t xml:space="preserve"> and</w:t>
      </w:r>
      <w:r w:rsidRPr="00F46C95">
        <w:rPr>
          <w:rFonts w:ascii="Times New Roman" w:hAnsi="Times New Roman" w:cs="Times New Roman"/>
          <w:sz w:val="24"/>
        </w:rPr>
        <w:t xml:space="preserve"> structural</w:t>
      </w:r>
      <w:r w:rsidR="00647BB3" w:rsidRPr="00F46C95">
        <w:rPr>
          <w:rFonts w:ascii="Times New Roman" w:hAnsi="Times New Roman" w:cs="Times New Roman"/>
          <w:sz w:val="24"/>
        </w:rPr>
        <w:t xml:space="preserve"> </w:t>
      </w:r>
      <w:r w:rsidRPr="00F46C95">
        <w:rPr>
          <w:rFonts w:ascii="Times New Roman" w:hAnsi="Times New Roman" w:cs="Times New Roman"/>
          <w:sz w:val="24"/>
        </w:rPr>
        <w:t>patterns without explicit feature engineering</w:t>
      </w:r>
      <w:r w:rsidR="00B338CF" w:rsidRPr="00F46C95">
        <w:rPr>
          <w:rFonts w:ascii="Times New Roman" w:hAnsi="Times New Roman" w:cs="Times New Roman" w:hint="eastAsia"/>
          <w:sz w:val="24"/>
        </w:rPr>
        <w:t xml:space="preserve"> </w:t>
      </w:r>
      <w:r w:rsidR="00B338CF" w:rsidRPr="00F46C95">
        <w:rPr>
          <w:rFonts w:ascii="Times New Roman" w:hAnsi="Times New Roman" w:cs="Times New Roman"/>
          <w:sz w:val="24"/>
        </w:rPr>
        <w:fldChar w:fldCharType="begin"/>
      </w:r>
      <w:r w:rsidR="006E1698" w:rsidRPr="00F46C95">
        <w:rPr>
          <w:rFonts w:ascii="Times New Roman" w:hAnsi="Times New Roman" w:cs="Times New Roman"/>
          <w:sz w:val="24"/>
        </w:rPr>
        <w:instrText xml:space="preserve"> ADDIN EN.CITE &lt;EndNote&gt;&lt;Cite&gt;&lt;Author&gt;Chen&lt;/Author&gt;&lt;Year&gt;2025&lt;/Year&gt;&lt;RecNum&gt;25&lt;/RecNum&gt;&lt;DisplayText&gt;[36, 37]&lt;/DisplayText&gt;&lt;record&gt;&lt;rec-number&gt;25&lt;/rec-number&gt;&lt;foreign-keys&gt;&lt;key app="EN" db-id="sxzdsxsznr5ddtea02s5dpry2zzdvzatver2" timestamp="1769065483"&gt;25&lt;/key&gt;&lt;/foreign-keys&gt;&lt;ref-type name="Journal Article"&gt;17&lt;/ref-type&gt;&lt;contributors&gt;&lt;authors&gt;&lt;author&gt;Chen, Jia-Ying&lt;/author&gt;&lt;author&gt;Wang, Jing-Fu&lt;/author&gt;&lt;author&gt;Hu, Yue&lt;/author&gt;&lt;author&gt;Li, Xin-Hui&lt;/author&gt;&lt;author&gt;Qian, Yu-Rong&lt;/author&gt;&lt;author&gt;Song, Chao-Lin&lt;/author&gt;&lt;/authors&gt;&lt;/contributors&gt;&lt;titles&gt;&lt;title&gt;Evaluating the advancements in protein language models for encoding strategies in protein function prediction: a comprehensive review&lt;/title&gt;&lt;secondary-title&gt;Frontiers in bioengineering and biotechnology&lt;/secondary-title&gt;&lt;/titles&gt;&lt;periodical&gt;&lt;full-title&gt;Frontiers in bioengineering and biotechnology&lt;/full-title&gt;&lt;/periodical&gt;&lt;pages&gt;1506508&lt;/pages&gt;&lt;volume&gt;13&lt;/volume&gt;&lt;dates&gt;&lt;year&gt;2025&lt;/year&gt;&lt;/dates&gt;&lt;isbn&gt;2296-4185&lt;/isbn&gt;&lt;urls&gt;&lt;/urls&gt;&lt;/record&gt;&lt;/Cite&gt;&lt;Cite&gt;&lt;Author&gt;Schmirler&lt;/Author&gt;&lt;Year&gt;2024&lt;/Year&gt;&lt;RecNum&gt;24&lt;/RecNum&gt;&lt;record&gt;&lt;rec-number&gt;24&lt;/rec-number&gt;&lt;foreign-keys&gt;&lt;key app="EN" db-id="sxzdsxsznr5ddtea02s5dpry2zzdvzatver2" timestamp="1769065395"&gt;24&lt;/key&gt;&lt;/foreign-keys&gt;&lt;ref-type name="Journal Article"&gt;17&lt;/ref-type&gt;&lt;contributors&gt;&lt;authors&gt;&lt;author&gt;Schmirler, Robert&lt;/author&gt;&lt;author&gt;Heinzinger, Michael&lt;/author&gt;&lt;author&gt;Rost, Burkhard&lt;/author&gt;&lt;/authors&gt;&lt;/contributors&gt;&lt;titles&gt;&lt;title&gt;Fine-tuning protein language models boosts predictions across diverse tasks&lt;/title&gt;&lt;secondary-title&gt;Nature Communications&lt;/secondary-title&gt;&lt;/titles&gt;&lt;periodical&gt;&lt;full-title&gt;Nature Communications&lt;/full-title&gt;&lt;/periodical&gt;&lt;pages&gt;7407&lt;/pages&gt;&lt;volume&gt;15&lt;/volume&gt;&lt;number&gt;1&lt;/number&gt;&lt;dates&gt;&lt;year&gt;2024&lt;/year&gt;&lt;/dates&gt;&lt;isbn&gt;2041-1723&lt;/isbn&gt;&lt;urls&gt;&lt;/urls&gt;&lt;/record&gt;&lt;/Cite&gt;&lt;/EndNote&gt;</w:instrText>
      </w:r>
      <w:r w:rsidR="00B338CF" w:rsidRPr="00F46C95">
        <w:rPr>
          <w:rFonts w:ascii="Times New Roman" w:hAnsi="Times New Roman" w:cs="Times New Roman"/>
          <w:sz w:val="24"/>
        </w:rPr>
        <w:fldChar w:fldCharType="separate"/>
      </w:r>
      <w:r w:rsidR="0029533F" w:rsidRPr="00F46C95">
        <w:rPr>
          <w:rFonts w:ascii="Times New Roman" w:hAnsi="Times New Roman" w:cs="Times New Roman"/>
          <w:noProof/>
          <w:sz w:val="24"/>
        </w:rPr>
        <w:t>[36, 37]</w:t>
      </w:r>
      <w:r w:rsidR="00B338CF" w:rsidRPr="00F46C95">
        <w:rPr>
          <w:rFonts w:ascii="Times New Roman" w:hAnsi="Times New Roman" w:cs="Times New Roman"/>
          <w:sz w:val="24"/>
        </w:rPr>
        <w:fldChar w:fldCharType="end"/>
      </w:r>
      <w:r w:rsidRPr="00F46C95">
        <w:rPr>
          <w:rFonts w:ascii="Times New Roman" w:hAnsi="Times New Roman" w:cs="Times New Roman"/>
          <w:sz w:val="24"/>
        </w:rPr>
        <w:t xml:space="preserve">. </w:t>
      </w:r>
      <w:r w:rsidR="00B64357" w:rsidRPr="00F46C95">
        <w:rPr>
          <w:rFonts w:ascii="Times New Roman" w:hAnsi="Times New Roman" w:cs="Times New Roman"/>
          <w:sz w:val="24"/>
        </w:rPr>
        <w:t xml:space="preserve">Such representations have been applied to a wide range of downstream tasks, including protein structure, variant effect prediction, protein-protein interaction prediction, and subcellular localization </w:t>
      </w:r>
      <w:r w:rsidR="006E1698" w:rsidRPr="00F46C95">
        <w:rPr>
          <w:rFonts w:ascii="Times New Roman" w:hAnsi="Times New Roman" w:cs="Times New Roman"/>
          <w:sz w:val="24"/>
        </w:rPr>
        <w:fldChar w:fldCharType="begin"/>
      </w:r>
      <w:r w:rsidR="006E1698" w:rsidRPr="00F46C95">
        <w:rPr>
          <w:rFonts w:ascii="Times New Roman" w:hAnsi="Times New Roman" w:cs="Times New Roman"/>
          <w:sz w:val="24"/>
        </w:rPr>
        <w:instrText xml:space="preserve"> ADDIN EN.CITE &lt;EndNote&gt;&lt;Cite&gt;&lt;Author&gt;Leclercq&lt;/Author&gt;&lt;Year&gt;2026&lt;/Year&gt;&lt;RecNum&gt;77&lt;/RecNum&gt;&lt;DisplayText&gt;[38, 39]&lt;/DisplayText&gt;&lt;record&gt;&lt;rec-number&gt;77&lt;/rec-number&gt;&lt;foreign-keys&gt;&lt;key app="EN" db-id="sxzdsxsznr5ddtea02s5dpry2zzdvzatver2" timestamp="1769360498"&gt;77&lt;/key&gt;&lt;/foreign-keys&gt;&lt;ref-type name="Journal Article"&gt;17&lt;/ref-type&gt;&lt;contributors&gt;&lt;authors&gt;&lt;author&gt;Leclercq, Mickael&lt;/author&gt;&lt;author&gt;Droit, Arnaud&lt;/author&gt;&lt;/authors&gt;&lt;/contributors&gt;&lt;titles&gt;&lt;title&gt;Protein Language Models: Applications and Perspectives&lt;/title&gt;&lt;secondary-title&gt;Journal of Proteome Research&lt;/secondary-title&gt;&lt;/titles&gt;&lt;periodical&gt;&lt;full-title&gt;Journal of Proteome Research&lt;/full-title&gt;&lt;/periodical&gt;&lt;dates&gt;&lt;year&gt;2026&lt;/year&gt;&lt;/dates&gt;&lt;isbn&gt;1535-3893&lt;/isbn&gt;&lt;urls&gt;&lt;/urls&gt;&lt;/record&gt;&lt;/Cite&gt;&lt;Cite&gt;&lt;Author&gt;Wang&lt;/Author&gt;&lt;Year&gt;2025&lt;/Year&gt;&lt;RecNum&gt;79&lt;/RecNum&gt;&lt;record&gt;&lt;rec-number&gt;79&lt;/rec-number&gt;&lt;foreign-keys&gt;&lt;key app="EN" db-id="sxzdsxsznr5ddtea02s5dpry2zzdvzatver2" timestamp="1769360607"&gt;79&lt;/key&gt;&lt;/foreign-keys&gt;&lt;ref-type name="Journal Article"&gt;17&lt;/ref-type&gt;&lt;contributors&gt;&lt;authors&gt;&lt;author&gt;Wang, Lei&lt;/author&gt;&lt;author&gt;Li, Xudong&lt;/author&gt;&lt;author&gt;Zhang, Han&lt;/author&gt;&lt;author&gt;Wang, Jinyi&lt;/author&gt;&lt;author&gt;Jiang, Dingkang&lt;/author&gt;&lt;author&gt;Xue, Zhidong&lt;/author&gt;&lt;author&gt;Wang, Yan&lt;/author&gt;&lt;/authors&gt;&lt;/contributors&gt;&lt;titles&gt;&lt;title&gt;A comprehensive review of protein language models&lt;/title&gt;&lt;secondary-title&gt;arXiv preprint arXiv:2502.06881&lt;/secondary-title&gt;&lt;/titles&gt;&lt;periodical&gt;&lt;full-title&gt;arXiv preprint arXiv:2502.06881&lt;/full-title&gt;&lt;/periodical&gt;&lt;dates&gt;&lt;year&gt;2025&lt;/year&gt;&lt;/dates&gt;&lt;urls&gt;&lt;/urls&gt;&lt;/record&gt;&lt;/Cite&gt;&lt;/EndNote&gt;</w:instrText>
      </w:r>
      <w:r w:rsidR="006E1698" w:rsidRPr="00F46C95">
        <w:rPr>
          <w:rFonts w:ascii="Times New Roman" w:hAnsi="Times New Roman" w:cs="Times New Roman"/>
          <w:sz w:val="24"/>
        </w:rPr>
        <w:fldChar w:fldCharType="separate"/>
      </w:r>
      <w:r w:rsidR="006E1698" w:rsidRPr="00F46C95">
        <w:rPr>
          <w:rFonts w:ascii="Times New Roman" w:hAnsi="Times New Roman" w:cs="Times New Roman"/>
          <w:noProof/>
          <w:sz w:val="24"/>
        </w:rPr>
        <w:t>[38, 39]</w:t>
      </w:r>
      <w:r w:rsidR="006E1698" w:rsidRPr="00F46C95">
        <w:rPr>
          <w:rFonts w:ascii="Times New Roman" w:hAnsi="Times New Roman" w:cs="Times New Roman"/>
          <w:sz w:val="24"/>
        </w:rPr>
        <w:fldChar w:fldCharType="end"/>
      </w:r>
      <w:r w:rsidR="00B64357" w:rsidRPr="00F46C95">
        <w:rPr>
          <w:rFonts w:ascii="Times New Roman" w:hAnsi="Times New Roman" w:cs="Times New Roman"/>
          <w:sz w:val="24"/>
        </w:rPr>
        <w:t>. More recently, PLM</w:t>
      </w:r>
      <w:r w:rsidR="00453197" w:rsidRPr="00F46C95">
        <w:rPr>
          <w:rFonts w:ascii="Times New Roman" w:hAnsi="Times New Roman" w:cs="Times New Roman"/>
          <w:sz w:val="24"/>
        </w:rPr>
        <w:t>s</w:t>
      </w:r>
      <w:r w:rsidR="00B64357" w:rsidRPr="00F46C95">
        <w:rPr>
          <w:rFonts w:ascii="Times New Roman" w:hAnsi="Times New Roman" w:cs="Times New Roman"/>
          <w:sz w:val="24"/>
        </w:rPr>
        <w:t xml:space="preserve"> have been used for nucleic acid</w:t>
      </w:r>
      <w:r w:rsidR="00453197" w:rsidRPr="00F46C95">
        <w:rPr>
          <w:rFonts w:ascii="Times New Roman" w:hAnsi="Times New Roman" w:cs="Times New Roman"/>
          <w:sz w:val="24"/>
        </w:rPr>
        <w:t xml:space="preserve">-binding protein prediction, and these applications report improved performance compared with traditional feature-based approaches </w:t>
      </w:r>
      <w:r w:rsidR="006E1698" w:rsidRPr="00F46C95">
        <w:rPr>
          <w:rFonts w:ascii="Times New Roman" w:hAnsi="Times New Roman" w:cs="Times New Roman"/>
          <w:sz w:val="24"/>
        </w:rPr>
        <w:fldChar w:fldCharType="begin">
          <w:fldData xml:space="preserve">PEVuZE5vdGU+PENpdGU+PEF1dGhvcj5NdTwvQXV0aG9yPjxZZWFyPjIwMjU8L1llYXI+PFJlY051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</w:fldData>
        </w:fldChar>
      </w:r>
      <w:r w:rsidR="000A10C8" w:rsidRPr="00F46C95">
        <w:rPr>
          <w:rFonts w:ascii="Times New Roman" w:hAnsi="Times New Roman" w:cs="Times New Roman"/>
          <w:sz w:val="24"/>
        </w:rPr>
        <w:instrText xml:space="preserve"> ADDIN EN.CITE </w:instrText>
      </w:r>
      <w:r w:rsidR="000A10C8" w:rsidRPr="00F46C95">
        <w:rPr>
          <w:rFonts w:ascii="Times New Roman" w:hAnsi="Times New Roman" w:cs="Times New Roman"/>
          <w:sz w:val="24"/>
        </w:rPr>
        <w:fldChar w:fldCharType="begin">
          <w:fldData xml:space="preserve">PEVuZE5vdGU+PENpdGU+PEF1dGhvcj5NdTwvQXV0aG9yPjxZZWFyPjIwMjU8L1llYXI+PFJlY051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</w:fldData>
        </w:fldChar>
      </w:r>
      <w:r w:rsidR="000A10C8" w:rsidRPr="00F46C95">
        <w:rPr>
          <w:rFonts w:ascii="Times New Roman" w:hAnsi="Times New Roman" w:cs="Times New Roman"/>
          <w:sz w:val="24"/>
        </w:rPr>
        <w:instrText xml:space="preserve"> ADDIN EN.CITE.DATA </w:instrText>
      </w:r>
      <w:r w:rsidR="000A10C8" w:rsidRPr="00F46C95">
        <w:rPr>
          <w:rFonts w:ascii="Times New Roman" w:hAnsi="Times New Roman" w:cs="Times New Roman"/>
          <w:sz w:val="24"/>
        </w:rPr>
      </w:r>
      <w:r w:rsidR="000A10C8" w:rsidRPr="00F46C95">
        <w:rPr>
          <w:rFonts w:ascii="Times New Roman" w:hAnsi="Times New Roman" w:cs="Times New Roman"/>
          <w:sz w:val="24"/>
        </w:rPr>
        <w:fldChar w:fldCharType="end"/>
      </w:r>
      <w:r w:rsidR="006E1698" w:rsidRPr="00F46C95">
        <w:rPr>
          <w:rFonts w:ascii="Times New Roman" w:hAnsi="Times New Roman" w:cs="Times New Roman"/>
          <w:sz w:val="24"/>
        </w:rPr>
      </w:r>
      <w:r w:rsidR="006E1698" w:rsidRPr="00F46C95">
        <w:rPr>
          <w:rFonts w:ascii="Times New Roman" w:hAnsi="Times New Roman" w:cs="Times New Roman"/>
          <w:sz w:val="24"/>
        </w:rPr>
        <w:fldChar w:fldCharType="separate"/>
      </w:r>
      <w:r w:rsidR="000A10C8" w:rsidRPr="00F46C95">
        <w:rPr>
          <w:rFonts w:ascii="Times New Roman" w:hAnsi="Times New Roman" w:cs="Times New Roman"/>
          <w:noProof/>
          <w:sz w:val="24"/>
        </w:rPr>
        <w:t>[40-42]</w:t>
      </w:r>
      <w:r w:rsidR="006E1698" w:rsidRPr="00F46C95">
        <w:rPr>
          <w:rFonts w:ascii="Times New Roman" w:hAnsi="Times New Roman" w:cs="Times New Roman"/>
          <w:sz w:val="24"/>
        </w:rPr>
        <w:fldChar w:fldCharType="end"/>
      </w:r>
      <w:r w:rsidR="00453197" w:rsidRPr="00F46C95">
        <w:rPr>
          <w:rFonts w:ascii="Times New Roman" w:hAnsi="Times New Roman" w:cs="Times New Roman"/>
          <w:sz w:val="24"/>
        </w:rPr>
        <w:t>. Taken together, t</w:t>
      </w:r>
      <w:r w:rsidRPr="00F46C95">
        <w:rPr>
          <w:rFonts w:ascii="Times New Roman" w:hAnsi="Times New Roman" w:cs="Times New Roman"/>
          <w:sz w:val="24"/>
        </w:rPr>
        <w:t xml:space="preserve">hese developments </w:t>
      </w:r>
      <w:r w:rsidR="00453197" w:rsidRPr="00F46C95">
        <w:rPr>
          <w:rFonts w:ascii="Times New Roman" w:hAnsi="Times New Roman" w:cs="Times New Roman"/>
          <w:sz w:val="24"/>
        </w:rPr>
        <w:t xml:space="preserve">suggest that pre-trained PLMs provide a sequence-centric framework for </w:t>
      </w:r>
      <w:r w:rsidRPr="00F46C95">
        <w:rPr>
          <w:rFonts w:ascii="Times New Roman" w:hAnsi="Times New Roman" w:cs="Times New Roman"/>
          <w:sz w:val="24"/>
        </w:rPr>
        <w:t xml:space="preserve">nucleic acid–binding protein prediction </w:t>
      </w:r>
      <w:r w:rsidR="00453197" w:rsidRPr="00F46C95">
        <w:rPr>
          <w:rFonts w:ascii="Times New Roman" w:hAnsi="Times New Roman" w:cs="Times New Roman"/>
          <w:sz w:val="24"/>
        </w:rPr>
        <w:t>that can detect binding-related signals even not presented in curated domain databases.</w:t>
      </w:r>
    </w:p>
    <w:p w14:paraId="2DBCBF88" w14:textId="36E2B523" w:rsidR="00924D24" w:rsidRPr="00F46C95" w:rsidRDefault="00924D24" w:rsidP="00D75DDF">
      <w:pPr>
        <w:wordWrap/>
        <w:spacing w:line="360" w:lineRule="auto"/>
        <w:ind w:firstLine="432"/>
        <w:jc w:val="left"/>
        <w:rPr>
          <w:rFonts w:ascii="Times New Roman" w:hAnsi="Times New Roman" w:cs="Times New Roman"/>
          <w:sz w:val="24"/>
        </w:rPr>
      </w:pPr>
      <w:r w:rsidRPr="00F46C95">
        <w:rPr>
          <w:rFonts w:ascii="Times New Roman" w:hAnsi="Times New Roman" w:cs="Times New Roman"/>
          <w:sz w:val="24"/>
        </w:rPr>
        <w:t xml:space="preserve">In </w:t>
      </w:r>
      <w:r w:rsidR="00726FC8" w:rsidRPr="00F46C95">
        <w:rPr>
          <w:rFonts w:ascii="Times New Roman" w:hAnsi="Times New Roman" w:cs="Times New Roman"/>
          <w:sz w:val="24"/>
        </w:rPr>
        <w:t>addition to improved predictive performance, recent PLMs based on Transformer architectures offer</w:t>
      </w:r>
      <w:r w:rsidR="00556001" w:rsidRPr="00F46C95">
        <w:rPr>
          <w:rFonts w:ascii="Times New Roman" w:hAnsi="Times New Roman" w:cs="Times New Roman"/>
          <w:sz w:val="24"/>
        </w:rPr>
        <w:t xml:space="preserve"> new opportunities for model interpretability. </w:t>
      </w:r>
      <w:r w:rsidRPr="00F46C95">
        <w:rPr>
          <w:rFonts w:ascii="Times New Roman" w:hAnsi="Times New Roman" w:cs="Times New Roman"/>
          <w:sz w:val="24"/>
        </w:rPr>
        <w:t>Transformer-based</w:t>
      </w:r>
      <w:r w:rsidR="00556001" w:rsidRPr="00F46C95">
        <w:rPr>
          <w:rFonts w:ascii="Times New Roman" w:hAnsi="Times New Roman" w:cs="Times New Roman"/>
          <w:sz w:val="24"/>
        </w:rPr>
        <w:t xml:space="preserve"> models use </w:t>
      </w:r>
      <w:r w:rsidRPr="00F46C95">
        <w:rPr>
          <w:rFonts w:ascii="Times New Roman" w:hAnsi="Times New Roman" w:cs="Times New Roman"/>
          <w:sz w:val="24"/>
        </w:rPr>
        <w:t xml:space="preserve">attention mechanisms </w:t>
      </w:r>
      <w:r w:rsidR="00556001" w:rsidRPr="00F46C95">
        <w:rPr>
          <w:rFonts w:ascii="Times New Roman" w:hAnsi="Times New Roman" w:cs="Times New Roman"/>
          <w:sz w:val="24"/>
        </w:rPr>
        <w:t xml:space="preserve">that assign different weights to residues according to their contextual relevance within the sequence </w:t>
      </w:r>
      <w:r w:rsidR="006E1698" w:rsidRPr="00F46C95">
        <w:rPr>
          <w:rFonts w:ascii="Times New Roman" w:hAnsi="Times New Roman" w:cs="Times New Roman"/>
          <w:sz w:val="24"/>
        </w:rPr>
        <w:fldChar w:fldCharType="begin">
          <w:fldData xml:space="preserve">PEVuZE5vdGU+PENpdGU+PEF1dGhvcj5WYXN3YW5pPC9BdXRob3I+PFllYXI+MjAxNzwvWWVhcj48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</w:fldData>
        </w:fldChar>
      </w:r>
      <w:r w:rsidR="000A10C8" w:rsidRPr="00F46C95">
        <w:rPr>
          <w:rFonts w:ascii="Times New Roman" w:hAnsi="Times New Roman" w:cs="Times New Roman"/>
          <w:sz w:val="24"/>
        </w:rPr>
        <w:instrText xml:space="preserve"> ADDIN EN.CITE </w:instrText>
      </w:r>
      <w:r w:rsidR="000A10C8" w:rsidRPr="00F46C95">
        <w:rPr>
          <w:rFonts w:ascii="Times New Roman" w:hAnsi="Times New Roman" w:cs="Times New Roman"/>
          <w:sz w:val="24"/>
        </w:rPr>
        <w:fldChar w:fldCharType="begin">
          <w:fldData xml:space="preserve">PEVuZE5vdGU+PENpdGU+PEF1dGhvcj5WYXN3YW5pPC9BdXRob3I+PFllYXI+MjAxNzwvWWVhcj48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</w:fldData>
        </w:fldChar>
      </w:r>
      <w:r w:rsidR="000A10C8" w:rsidRPr="00F46C95">
        <w:rPr>
          <w:rFonts w:ascii="Times New Roman" w:hAnsi="Times New Roman" w:cs="Times New Roman"/>
          <w:sz w:val="24"/>
        </w:rPr>
        <w:instrText xml:space="preserve"> ADDIN EN.CITE.DATA </w:instrText>
      </w:r>
      <w:r w:rsidR="000A10C8" w:rsidRPr="00F46C95">
        <w:rPr>
          <w:rFonts w:ascii="Times New Roman" w:hAnsi="Times New Roman" w:cs="Times New Roman"/>
          <w:sz w:val="24"/>
        </w:rPr>
      </w:r>
      <w:r w:rsidR="000A10C8" w:rsidRPr="00F46C95">
        <w:rPr>
          <w:rFonts w:ascii="Times New Roman" w:hAnsi="Times New Roman" w:cs="Times New Roman"/>
          <w:sz w:val="24"/>
        </w:rPr>
        <w:fldChar w:fldCharType="end"/>
      </w:r>
      <w:r w:rsidR="006E1698" w:rsidRPr="00F46C95">
        <w:rPr>
          <w:rFonts w:ascii="Times New Roman" w:hAnsi="Times New Roman" w:cs="Times New Roman"/>
          <w:sz w:val="24"/>
        </w:rPr>
      </w:r>
      <w:r w:rsidR="006E1698" w:rsidRPr="00F46C95">
        <w:rPr>
          <w:rFonts w:ascii="Times New Roman" w:hAnsi="Times New Roman" w:cs="Times New Roman"/>
          <w:sz w:val="24"/>
        </w:rPr>
        <w:fldChar w:fldCharType="separate"/>
      </w:r>
      <w:r w:rsidR="000A10C8" w:rsidRPr="00F46C95">
        <w:rPr>
          <w:rFonts w:ascii="Times New Roman" w:hAnsi="Times New Roman" w:cs="Times New Roman"/>
          <w:noProof/>
          <w:sz w:val="24"/>
        </w:rPr>
        <w:t>[43-45]</w:t>
      </w:r>
      <w:r w:rsidR="006E1698" w:rsidRPr="00F46C95">
        <w:rPr>
          <w:rFonts w:ascii="Times New Roman" w:hAnsi="Times New Roman" w:cs="Times New Roman"/>
          <w:sz w:val="24"/>
        </w:rPr>
        <w:fldChar w:fldCharType="end"/>
      </w:r>
      <w:r w:rsidR="00556001" w:rsidRPr="00F46C95">
        <w:rPr>
          <w:rFonts w:ascii="Times New Roman" w:hAnsi="Times New Roman" w:cs="Times New Roman"/>
          <w:sz w:val="24"/>
        </w:rPr>
        <w:t xml:space="preserve">. Analysis of these attention patterns can highlight sequence regions that contribute to model </w:t>
      </w:r>
      <w:r w:rsidRPr="00F46C95">
        <w:rPr>
          <w:rFonts w:ascii="Times New Roman" w:hAnsi="Times New Roman" w:cs="Times New Roman"/>
          <w:sz w:val="24"/>
        </w:rPr>
        <w:t>prediction</w:t>
      </w:r>
      <w:r w:rsidR="00556001" w:rsidRPr="00F46C95">
        <w:rPr>
          <w:rFonts w:ascii="Times New Roman" w:hAnsi="Times New Roman" w:cs="Times New Roman"/>
          <w:sz w:val="24"/>
        </w:rPr>
        <w:t>s</w:t>
      </w:r>
      <w:r w:rsidRPr="00F46C95">
        <w:rPr>
          <w:rFonts w:ascii="Times New Roman" w:hAnsi="Times New Roman" w:cs="Times New Roman"/>
          <w:sz w:val="24"/>
        </w:rPr>
        <w:t xml:space="preserve"> and</w:t>
      </w:r>
      <w:r w:rsidR="00556001" w:rsidRPr="00F46C95">
        <w:rPr>
          <w:rFonts w:ascii="Times New Roman" w:hAnsi="Times New Roman" w:cs="Times New Roman"/>
          <w:sz w:val="24"/>
        </w:rPr>
        <w:t xml:space="preserve"> thereby provide </w:t>
      </w:r>
      <w:r w:rsidRPr="00F46C95">
        <w:rPr>
          <w:rFonts w:ascii="Times New Roman" w:hAnsi="Times New Roman" w:cs="Times New Roman"/>
          <w:sz w:val="24"/>
        </w:rPr>
        <w:t xml:space="preserve">residue-level </w:t>
      </w:r>
      <w:r w:rsidR="00556001" w:rsidRPr="00F46C95">
        <w:rPr>
          <w:rFonts w:ascii="Times New Roman" w:hAnsi="Times New Roman" w:cs="Times New Roman"/>
          <w:sz w:val="24"/>
        </w:rPr>
        <w:t>interpretability. In the context of protein function prediction, such attention-based analyses can indicate whether models focus on known func</w:t>
      </w:r>
      <w:r w:rsidR="005E0415" w:rsidRPr="00F46C95">
        <w:rPr>
          <w:rFonts w:ascii="Times New Roman" w:hAnsi="Times New Roman" w:cs="Times New Roman"/>
          <w:sz w:val="24"/>
        </w:rPr>
        <w:t>tional domains or instead point to previously uncharacterized sequence features associated with the predicted function.</w:t>
      </w:r>
    </w:p>
    <w:p w14:paraId="3CDCDA2D" w14:textId="6653EC72" w:rsidR="005F117E" w:rsidRDefault="005F117E" w:rsidP="00D75DDF">
      <w:pPr>
        <w:wordWrap/>
        <w:spacing w:line="360" w:lineRule="auto"/>
        <w:jc w:val="left"/>
        <w:rPr>
          <w:rFonts w:ascii="Times New Roman" w:hAnsi="Times New Roman" w:cs="Times New Roman"/>
          <w:sz w:val="24"/>
        </w:rPr>
      </w:pPr>
      <w:r w:rsidRPr="00F46C95">
        <w:rPr>
          <w:rFonts w:ascii="Times New Roman" w:hAnsi="Times New Roman" w:cs="Times New Roman"/>
          <w:sz w:val="24"/>
        </w:rPr>
        <w:tab/>
      </w:r>
      <w:r w:rsidR="00924D24" w:rsidRPr="00F46C95">
        <w:rPr>
          <w:rFonts w:ascii="Times New Roman" w:hAnsi="Times New Roman" w:cs="Times New Roman"/>
          <w:sz w:val="24"/>
        </w:rPr>
        <w:t xml:space="preserve">In this study, we </w:t>
      </w:r>
      <w:r w:rsidR="003A34E2" w:rsidRPr="00F46C95">
        <w:rPr>
          <w:rFonts w:ascii="Times New Roman" w:hAnsi="Times New Roman" w:cs="Times New Roman" w:hint="eastAsia"/>
          <w:sz w:val="24"/>
        </w:rPr>
        <w:t>d</w:t>
      </w:r>
      <w:r w:rsidR="003A34E2" w:rsidRPr="00F46C95">
        <w:rPr>
          <w:rFonts w:ascii="Times New Roman" w:hAnsi="Times New Roman" w:cs="Times New Roman"/>
          <w:sz w:val="24"/>
        </w:rPr>
        <w:t>eveloped Transformer-based classification models to predict DBPs and RBPs from human protein sequences</w:t>
      </w:r>
      <w:r w:rsidR="00924D24" w:rsidRPr="00F46C95">
        <w:rPr>
          <w:rFonts w:ascii="Times New Roman" w:hAnsi="Times New Roman" w:cs="Times New Roman"/>
          <w:sz w:val="24"/>
        </w:rPr>
        <w:t xml:space="preserve">. </w:t>
      </w:r>
      <w:r w:rsidR="00611C68" w:rsidRPr="00F46C95">
        <w:rPr>
          <w:rFonts w:ascii="Times New Roman" w:hAnsi="Times New Roman" w:cs="Times New Roman"/>
          <w:sz w:val="24"/>
        </w:rPr>
        <w:t xml:space="preserve">The models were built on </w:t>
      </w:r>
      <w:r w:rsidR="00924D24" w:rsidRPr="00F46C95">
        <w:rPr>
          <w:rFonts w:ascii="Times New Roman" w:hAnsi="Times New Roman" w:cs="Times New Roman"/>
          <w:sz w:val="24"/>
        </w:rPr>
        <w:t>ESM-2</w:t>
      </w:r>
      <w:r w:rsidR="00611C68" w:rsidRPr="00F46C95">
        <w:rPr>
          <w:rFonts w:ascii="Times New Roman" w:hAnsi="Times New Roman" w:cs="Times New Roman"/>
          <w:sz w:val="24"/>
        </w:rPr>
        <w:t xml:space="preserve"> with Low-Rank Adaptation (LoRA)</w:t>
      </w:r>
      <w:r w:rsidR="00924D24" w:rsidRPr="00F46C95">
        <w:rPr>
          <w:rFonts w:ascii="Times New Roman" w:hAnsi="Times New Roman" w:cs="Times New Roman"/>
          <w:sz w:val="24"/>
        </w:rPr>
        <w:t xml:space="preserve"> fine-tun</w:t>
      </w:r>
      <w:r w:rsidR="00611C68" w:rsidRPr="00F46C95">
        <w:rPr>
          <w:rFonts w:ascii="Times New Roman" w:hAnsi="Times New Roman" w:cs="Times New Roman"/>
          <w:sz w:val="24"/>
        </w:rPr>
        <w:t xml:space="preserve">ing and trained exclusively on ChIP-seq-validated annotations from hPDI and hTFtarget for DBPs and on eCLIP-validated annotations from ENCODE for RBPs. In 20-fold cross-validation, the </w:t>
      </w:r>
      <w:r w:rsidR="00924D24" w:rsidRPr="00F46C95">
        <w:rPr>
          <w:rFonts w:ascii="Times New Roman" w:hAnsi="Times New Roman" w:cs="Times New Roman"/>
          <w:sz w:val="24"/>
        </w:rPr>
        <w:t xml:space="preserve">DBP and RBP </w:t>
      </w:r>
      <w:r w:rsidR="00611C68" w:rsidRPr="00F46C95">
        <w:rPr>
          <w:rFonts w:ascii="Times New Roman" w:hAnsi="Times New Roman" w:cs="Times New Roman"/>
          <w:sz w:val="24"/>
        </w:rPr>
        <w:t xml:space="preserve">models achieved AUC-ROC values of 0.84 and 0.92, respectively, indicating robust predictive performance on experimentally grounded datasets. </w:t>
      </w:r>
      <w:r w:rsidR="006F3808" w:rsidRPr="00F46C95">
        <w:rPr>
          <w:rFonts w:ascii="Times New Roman" w:hAnsi="Times New Roman" w:cs="Times New Roman"/>
          <w:sz w:val="24"/>
        </w:rPr>
        <w:t xml:space="preserve">To examine whether these predictions are biologically interpretable, we analyzed </w:t>
      </w:r>
      <w:r w:rsidR="00924D24" w:rsidRPr="00F46C95">
        <w:rPr>
          <w:rFonts w:ascii="Times New Roman" w:hAnsi="Times New Roman" w:cs="Times New Roman"/>
          <w:sz w:val="24"/>
        </w:rPr>
        <w:t xml:space="preserve">value-aware attention (VAT) </w:t>
      </w:r>
      <w:r w:rsidR="006F3808" w:rsidRPr="00F46C95">
        <w:rPr>
          <w:rFonts w:ascii="Times New Roman" w:hAnsi="Times New Roman" w:cs="Times New Roman"/>
          <w:sz w:val="24"/>
        </w:rPr>
        <w:t xml:space="preserve">scores and observed that </w:t>
      </w:r>
      <w:r w:rsidR="00924D24" w:rsidRPr="00F46C95">
        <w:rPr>
          <w:rFonts w:ascii="Times New Roman" w:hAnsi="Times New Roman" w:cs="Times New Roman"/>
          <w:sz w:val="24"/>
        </w:rPr>
        <w:t xml:space="preserve">model </w:t>
      </w:r>
      <w:r w:rsidR="006F3808" w:rsidRPr="00F46C95">
        <w:rPr>
          <w:rFonts w:ascii="Times New Roman" w:hAnsi="Times New Roman" w:cs="Times New Roman"/>
          <w:sz w:val="24"/>
        </w:rPr>
        <w:t>attention preferentially</w:t>
      </w:r>
      <w:r w:rsidR="006F3808">
        <w:rPr>
          <w:rFonts w:ascii="Times New Roman" w:hAnsi="Times New Roman" w:cs="Times New Roman"/>
          <w:sz w:val="24"/>
        </w:rPr>
        <w:t xml:space="preserve"> </w:t>
      </w:r>
      <w:r w:rsidR="00924D24" w:rsidRPr="00924D24">
        <w:rPr>
          <w:rFonts w:ascii="Times New Roman" w:hAnsi="Times New Roman" w:cs="Times New Roman"/>
          <w:sz w:val="24"/>
        </w:rPr>
        <w:t>localizes</w:t>
      </w:r>
      <w:r w:rsidR="006F3808">
        <w:rPr>
          <w:rFonts w:ascii="Times New Roman" w:hAnsi="Times New Roman" w:cs="Times New Roman"/>
          <w:sz w:val="24"/>
        </w:rPr>
        <w:t xml:space="preserve"> to annotated </w:t>
      </w:r>
      <w:r w:rsidR="00924D24" w:rsidRPr="00924D24">
        <w:rPr>
          <w:rFonts w:ascii="Times New Roman" w:hAnsi="Times New Roman" w:cs="Times New Roman"/>
          <w:sz w:val="24"/>
        </w:rPr>
        <w:t xml:space="preserve">nucleic acid–binding </w:t>
      </w:r>
      <w:r w:rsidR="006F3808">
        <w:rPr>
          <w:rFonts w:ascii="Times New Roman" w:hAnsi="Times New Roman" w:cs="Times New Roman"/>
          <w:sz w:val="24"/>
        </w:rPr>
        <w:t xml:space="preserve">domains, including zinc finger and homeodomain </w:t>
      </w:r>
      <w:r w:rsidR="00981F0D">
        <w:rPr>
          <w:rFonts w:ascii="Times New Roman" w:hAnsi="Times New Roman" w:cs="Times New Roman"/>
          <w:sz w:val="24"/>
        </w:rPr>
        <w:t>r</w:t>
      </w:r>
      <w:r w:rsidR="006F3808">
        <w:rPr>
          <w:rFonts w:ascii="Times New Roman" w:hAnsi="Times New Roman" w:cs="Times New Roman"/>
          <w:sz w:val="24"/>
        </w:rPr>
        <w:t>egions for DBPs and RNA recognition motifs for RBPs.</w:t>
      </w:r>
    </w:p>
    <w:p w14:paraId="4AC52C7B" w14:textId="760CAB9F" w:rsidR="0010666D" w:rsidRPr="003B54CC" w:rsidRDefault="00206652" w:rsidP="00CB3E86">
      <w:pPr>
        <w:wordWrap/>
        <w:spacing w:line="360" w:lineRule="auto"/>
        <w:jc w:val="left"/>
        <w:rPr>
          <w:rFonts w:ascii="Times New Roman" w:hAnsi="Times New Roman" w:cs="Times New Roman"/>
          <w:b/>
          <w:bCs/>
          <w:sz w:val="28"/>
          <w:szCs w:val="28"/>
        </w:rPr>
      </w:pPr>
      <w:r>
        <w:rPr>
          <w:rFonts w:ascii="Times New Roman" w:hAnsi="Times New Roman" w:cs="Times New Roman"/>
          <w:sz w:val="24"/>
        </w:rPr>
        <w:br w:type="page"/>
      </w:r>
      <w:r w:rsidR="007E3562" w:rsidRPr="0010666D">
        <w:rPr>
          <w:rFonts w:ascii="Times New Roman" w:hAnsi="Times New Roman" w:cs="Times New Roman" w:hint="eastAsia"/>
          <w:b/>
          <w:bCs/>
          <w:sz w:val="28"/>
          <w:szCs w:val="28"/>
        </w:rPr>
        <w:lastRenderedPageBreak/>
        <w:t>R</w:t>
      </w:r>
      <w:r w:rsidR="007E3562" w:rsidRPr="0010666D">
        <w:rPr>
          <w:rFonts w:ascii="Times New Roman" w:hAnsi="Times New Roman" w:cs="Times New Roman"/>
          <w:b/>
          <w:bCs/>
          <w:sz w:val="28"/>
          <w:szCs w:val="28"/>
        </w:rPr>
        <w:t>esults</w:t>
      </w:r>
    </w:p>
    <w:p w14:paraId="26CB52E4" w14:textId="36EFE25C" w:rsidR="0010666D" w:rsidRPr="008C5C0D" w:rsidRDefault="00A8428E" w:rsidP="00CB3E86">
      <w:pPr>
        <w:wordWrap/>
        <w:spacing w:line="360" w:lineRule="auto"/>
        <w:jc w:val="left"/>
        <w:rPr>
          <w:rFonts w:ascii="Times New Roman" w:hAnsi="Times New Roman" w:cs="Times New Roman"/>
          <w:b/>
          <w:bCs/>
          <w:sz w:val="24"/>
          <w:szCs w:val="24"/>
        </w:rPr>
      </w:pPr>
      <w:r w:rsidRPr="008C5C0D">
        <w:rPr>
          <w:rFonts w:ascii="Times New Roman" w:hAnsi="Times New Roman" w:cs="Times New Roman"/>
          <w:b/>
          <w:bCs/>
          <w:sz w:val="24"/>
          <w:szCs w:val="24"/>
        </w:rPr>
        <w:t>Dataset c</w:t>
      </w:r>
      <w:r w:rsidR="00064AAC" w:rsidRPr="008C5C0D">
        <w:rPr>
          <w:rFonts w:ascii="Times New Roman" w:hAnsi="Times New Roman" w:cs="Times New Roman"/>
          <w:b/>
          <w:bCs/>
          <w:sz w:val="24"/>
          <w:szCs w:val="24"/>
        </w:rPr>
        <w:t xml:space="preserve">onstruction </w:t>
      </w:r>
      <w:r w:rsidRPr="008C5C0D">
        <w:rPr>
          <w:rFonts w:ascii="Times New Roman" w:hAnsi="Times New Roman" w:cs="Times New Roman"/>
          <w:b/>
          <w:bCs/>
          <w:sz w:val="24"/>
          <w:szCs w:val="24"/>
        </w:rPr>
        <w:t>and model training configuration</w:t>
      </w:r>
      <w:r w:rsidR="007813C1" w:rsidRPr="008C5C0D" w:rsidDel="004507FD">
        <w:rPr>
          <w:rFonts w:ascii="Times New Roman" w:hAnsi="Times New Roman" w:cs="Times New Roman" w:hint="eastAsia"/>
          <w:b/>
          <w:bCs/>
          <w:sz w:val="24"/>
          <w:szCs w:val="24"/>
        </w:rPr>
        <w:t xml:space="preserve"> </w:t>
      </w:r>
    </w:p>
    <w:p w14:paraId="29AF09D4" w14:textId="14AD6003" w:rsidR="00FF3534" w:rsidRPr="008C5C0D" w:rsidRDefault="00CB3E86" w:rsidP="000A6A52">
      <w:pPr>
        <w:wordWrap/>
        <w:spacing w:line="360" w:lineRule="auto"/>
        <w:ind w:firstLine="432"/>
        <w:jc w:val="left"/>
        <w:rPr>
          <w:rFonts w:ascii="Times New Roman" w:hAnsi="Times New Roman" w:cs="Times New Roman"/>
          <w:sz w:val="24"/>
          <w:szCs w:val="24"/>
        </w:rPr>
      </w:pPr>
      <w:r w:rsidRPr="008C5C0D">
        <w:rPr>
          <w:rFonts w:ascii="Times New Roman" w:hAnsi="Times New Roman" w:cs="Times New Roman"/>
          <w:sz w:val="24"/>
          <w:szCs w:val="24"/>
        </w:rPr>
        <w:t xml:space="preserve">We constructed a dataset of nucleic acid-binding proteins from </w:t>
      </w:r>
      <w:r w:rsidR="00F2710A" w:rsidRPr="008C5C0D">
        <w:rPr>
          <w:rFonts w:ascii="Times New Roman" w:hAnsi="Times New Roman" w:cs="Times New Roman"/>
          <w:sz w:val="24"/>
          <w:szCs w:val="24"/>
        </w:rPr>
        <w:t>18,221 human protein</w:t>
      </w:r>
      <w:r w:rsidRPr="008C5C0D">
        <w:rPr>
          <w:rFonts w:ascii="Times New Roman" w:hAnsi="Times New Roman" w:cs="Times New Roman"/>
          <w:sz w:val="24"/>
          <w:szCs w:val="24"/>
        </w:rPr>
        <w:t>-coding genes (GRC</w:t>
      </w:r>
      <w:r w:rsidR="00DE22D2" w:rsidRPr="008C5C0D">
        <w:rPr>
          <w:rFonts w:ascii="Times New Roman" w:hAnsi="Times New Roman" w:cs="Times New Roman"/>
          <w:sz w:val="24"/>
          <w:szCs w:val="24"/>
        </w:rPr>
        <w:t>h</w:t>
      </w:r>
      <w:r w:rsidRPr="008C5C0D">
        <w:rPr>
          <w:rFonts w:ascii="Times New Roman" w:hAnsi="Times New Roman" w:cs="Times New Roman"/>
          <w:sz w:val="24"/>
          <w:szCs w:val="24"/>
        </w:rPr>
        <w:t xml:space="preserve">38.p12) by integrating </w:t>
      </w:r>
      <w:r w:rsidR="00F2710A" w:rsidRPr="008C5C0D">
        <w:rPr>
          <w:rFonts w:ascii="Times New Roman" w:hAnsi="Times New Roman" w:cs="Times New Roman"/>
          <w:sz w:val="24"/>
          <w:szCs w:val="24"/>
        </w:rPr>
        <w:t xml:space="preserve">experimentally validated </w:t>
      </w:r>
      <w:r w:rsidR="00137206" w:rsidRPr="008C5C0D">
        <w:rPr>
          <w:rFonts w:ascii="Times New Roman" w:hAnsi="Times New Roman" w:cs="Times New Roman"/>
          <w:sz w:val="24"/>
          <w:szCs w:val="24"/>
        </w:rPr>
        <w:t>annotations from hPDI, hTFtarget, and ENCODE database</w:t>
      </w:r>
      <w:r w:rsidR="008C5C0D" w:rsidRPr="008C5C0D">
        <w:rPr>
          <w:rFonts w:ascii="Times New Roman" w:hAnsi="Times New Roman" w:cs="Times New Roman"/>
          <w:sz w:val="24"/>
          <w:szCs w:val="24"/>
        </w:rPr>
        <w:t>s</w:t>
      </w:r>
      <w:r w:rsidR="00137206" w:rsidRPr="008C5C0D">
        <w:rPr>
          <w:rFonts w:ascii="Times New Roman" w:hAnsi="Times New Roman" w:cs="Times New Roman"/>
          <w:sz w:val="24"/>
          <w:szCs w:val="24"/>
        </w:rPr>
        <w:t xml:space="preserve"> </w:t>
      </w:r>
      <w:r w:rsidR="00797B7B">
        <w:rPr>
          <w:rFonts w:ascii="Times New Roman" w:hAnsi="Times New Roman" w:cs="Times New Roman"/>
          <w:sz w:val="24"/>
          <w:szCs w:val="24"/>
        </w:rPr>
        <w:fldChar w:fldCharType="begin">
          <w:fldData xml:space="preserve">PEVuZE5vdGU+PENpdGU+PEF1dGhvcj5YaWU8L0F1dGhvcj48WWVhcj4yMDEwPC9ZZWFyPjxSZWNO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==
</w:fldData>
        </w:fldChar>
      </w:r>
      <w:r w:rsidR="000A10C8">
        <w:rPr>
          <w:rFonts w:ascii="Times New Roman" w:hAnsi="Times New Roman" w:cs="Times New Roman"/>
          <w:sz w:val="24"/>
          <w:szCs w:val="24"/>
        </w:rPr>
        <w:instrText xml:space="preserve"> ADDIN EN.CITE </w:instrText>
      </w:r>
      <w:r w:rsidR="000A10C8">
        <w:rPr>
          <w:rFonts w:ascii="Times New Roman" w:hAnsi="Times New Roman" w:cs="Times New Roman"/>
          <w:sz w:val="24"/>
          <w:szCs w:val="24"/>
        </w:rPr>
        <w:fldChar w:fldCharType="begin">
          <w:fldData xml:space="preserve">PEVuZE5vdGU+PENpdGU+PEF1dGhvcj5YaWU8L0F1dGhvcj48WWVhcj4yMDEwPC9ZZWFyPjxSZWNO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==
</w:fldData>
        </w:fldChar>
      </w:r>
      <w:r w:rsidR="000A10C8">
        <w:rPr>
          <w:rFonts w:ascii="Times New Roman" w:hAnsi="Times New Roman" w:cs="Times New Roman"/>
          <w:sz w:val="24"/>
          <w:szCs w:val="24"/>
        </w:rPr>
        <w:instrText xml:space="preserve"> ADDIN EN.CITE.DATA </w:instrText>
      </w:r>
      <w:r w:rsidR="000A10C8">
        <w:rPr>
          <w:rFonts w:ascii="Times New Roman" w:hAnsi="Times New Roman" w:cs="Times New Roman"/>
          <w:sz w:val="24"/>
          <w:szCs w:val="24"/>
        </w:rPr>
      </w:r>
      <w:r w:rsidR="000A10C8">
        <w:rPr>
          <w:rFonts w:ascii="Times New Roman" w:hAnsi="Times New Roman" w:cs="Times New Roman"/>
          <w:sz w:val="24"/>
          <w:szCs w:val="24"/>
        </w:rPr>
        <w:fldChar w:fldCharType="end"/>
      </w:r>
      <w:r w:rsidR="00797B7B">
        <w:rPr>
          <w:rFonts w:ascii="Times New Roman" w:hAnsi="Times New Roman" w:cs="Times New Roman"/>
          <w:sz w:val="24"/>
          <w:szCs w:val="24"/>
        </w:rPr>
      </w:r>
      <w:r w:rsidR="00797B7B">
        <w:rPr>
          <w:rFonts w:ascii="Times New Roman" w:hAnsi="Times New Roman" w:cs="Times New Roman"/>
          <w:sz w:val="24"/>
          <w:szCs w:val="24"/>
        </w:rPr>
        <w:fldChar w:fldCharType="separate"/>
      </w:r>
      <w:r w:rsidR="000A10C8">
        <w:rPr>
          <w:rFonts w:ascii="Times New Roman" w:hAnsi="Times New Roman" w:cs="Times New Roman"/>
          <w:noProof/>
          <w:sz w:val="24"/>
          <w:szCs w:val="24"/>
        </w:rPr>
        <w:t>[46-48]</w:t>
      </w:r>
      <w:r w:rsidR="00797B7B">
        <w:rPr>
          <w:rFonts w:ascii="Times New Roman" w:hAnsi="Times New Roman" w:cs="Times New Roman"/>
          <w:sz w:val="24"/>
          <w:szCs w:val="24"/>
        </w:rPr>
        <w:fldChar w:fldCharType="end"/>
      </w:r>
      <w:r w:rsidR="00797B7B">
        <w:rPr>
          <w:rFonts w:ascii="Times New Roman" w:hAnsi="Times New Roman" w:cs="Times New Roman"/>
          <w:sz w:val="24"/>
          <w:szCs w:val="24"/>
        </w:rPr>
        <w:t xml:space="preserve"> </w:t>
      </w:r>
      <w:r w:rsidR="00137206" w:rsidRPr="008C5C0D">
        <w:rPr>
          <w:rFonts w:ascii="Times New Roman" w:hAnsi="Times New Roman" w:cs="Times New Roman"/>
          <w:sz w:val="24"/>
          <w:szCs w:val="24"/>
        </w:rPr>
        <w:t>(</w:t>
      </w:r>
      <w:r w:rsidR="00137206" w:rsidRPr="000A6A52">
        <w:rPr>
          <w:rFonts w:ascii="Times New Roman" w:hAnsi="Times New Roman" w:cs="Times New Roman"/>
          <w:b/>
          <w:bCs/>
          <w:sz w:val="24"/>
          <w:szCs w:val="24"/>
        </w:rPr>
        <w:t>Fig. 1A</w:t>
      </w:r>
      <w:r w:rsidR="00137206" w:rsidRPr="008C5C0D">
        <w:rPr>
          <w:rFonts w:ascii="Times New Roman" w:hAnsi="Times New Roman" w:cs="Times New Roman"/>
          <w:sz w:val="24"/>
          <w:szCs w:val="24"/>
        </w:rPr>
        <w:t xml:space="preserve">). Importantly, all positive annotations were derived exclusively from experimental evidence, including ChIP-seq for DBPs and CLIP-seq for RBPs, rather than computational predictions or sequence homology-based inference. This approach identified </w:t>
      </w:r>
      <w:r w:rsidR="00F2710A" w:rsidRPr="008C5C0D">
        <w:rPr>
          <w:rFonts w:ascii="Times New Roman" w:hAnsi="Times New Roman" w:cs="Times New Roman"/>
          <w:sz w:val="24"/>
          <w:szCs w:val="24"/>
        </w:rPr>
        <w:t>1,447 DBPs and 351 RBPs</w:t>
      </w:r>
      <w:r w:rsidR="00137206" w:rsidRPr="008C5C0D">
        <w:rPr>
          <w:rFonts w:ascii="Times New Roman" w:hAnsi="Times New Roman" w:cs="Times New Roman"/>
          <w:sz w:val="24"/>
          <w:szCs w:val="24"/>
        </w:rPr>
        <w:t xml:space="preserve">, with </w:t>
      </w:r>
      <w:r w:rsidR="00F2710A" w:rsidRPr="008C5C0D">
        <w:rPr>
          <w:rFonts w:ascii="Times New Roman" w:hAnsi="Times New Roman" w:cs="Times New Roman"/>
          <w:sz w:val="24"/>
          <w:szCs w:val="24"/>
        </w:rPr>
        <w:t>90 proteins exhibit</w:t>
      </w:r>
      <w:r w:rsidR="00137206" w:rsidRPr="008C5C0D">
        <w:rPr>
          <w:rFonts w:ascii="Times New Roman" w:hAnsi="Times New Roman" w:cs="Times New Roman"/>
          <w:sz w:val="24"/>
          <w:szCs w:val="24"/>
        </w:rPr>
        <w:t xml:space="preserve">ing dual-binding capacity for </w:t>
      </w:r>
      <w:r w:rsidR="00F2710A" w:rsidRPr="008C5C0D">
        <w:rPr>
          <w:rFonts w:ascii="Times New Roman" w:hAnsi="Times New Roman" w:cs="Times New Roman"/>
          <w:sz w:val="24"/>
          <w:szCs w:val="24"/>
        </w:rPr>
        <w:t xml:space="preserve">both DNA and RNA. </w:t>
      </w:r>
      <w:r w:rsidR="00137206" w:rsidRPr="008C5C0D">
        <w:rPr>
          <w:rFonts w:ascii="Times New Roman" w:hAnsi="Times New Roman" w:cs="Times New Roman"/>
          <w:sz w:val="24"/>
          <w:szCs w:val="24"/>
        </w:rPr>
        <w:t xml:space="preserve">For binary classification, proteins without experimental evidence for DNA binding (n = </w:t>
      </w:r>
      <w:r w:rsidR="00F2710A" w:rsidRPr="008C5C0D">
        <w:rPr>
          <w:rFonts w:ascii="Times New Roman" w:hAnsi="Times New Roman" w:cs="Times New Roman"/>
          <w:sz w:val="24"/>
          <w:szCs w:val="24"/>
        </w:rPr>
        <w:t>16,774</w:t>
      </w:r>
      <w:r w:rsidR="00137206" w:rsidRPr="008C5C0D">
        <w:rPr>
          <w:rFonts w:ascii="Times New Roman" w:hAnsi="Times New Roman" w:cs="Times New Roman"/>
          <w:sz w:val="24"/>
          <w:szCs w:val="24"/>
        </w:rPr>
        <w:t xml:space="preserve">) and RNA binding (n = </w:t>
      </w:r>
      <w:r w:rsidR="00F2710A" w:rsidRPr="008C5C0D">
        <w:rPr>
          <w:rFonts w:ascii="Times New Roman" w:hAnsi="Times New Roman" w:cs="Times New Roman"/>
          <w:sz w:val="24"/>
          <w:szCs w:val="24"/>
        </w:rPr>
        <w:t>17,870</w:t>
      </w:r>
      <w:r w:rsidR="00137206" w:rsidRPr="008C5C0D">
        <w:rPr>
          <w:rFonts w:ascii="Times New Roman" w:hAnsi="Times New Roman" w:cs="Times New Roman"/>
          <w:sz w:val="24"/>
          <w:szCs w:val="24"/>
        </w:rPr>
        <w:t>) were designated as negative classes for the DBP and RBP models, respectively.</w:t>
      </w:r>
    </w:p>
    <w:p w14:paraId="4EC0BB4C" w14:textId="3E97A5BC" w:rsidR="0024772D" w:rsidRPr="008C5C0D" w:rsidRDefault="008C5C0D" w:rsidP="000A6A52">
      <w:pPr>
        <w:wordWrap/>
        <w:spacing w:line="360" w:lineRule="auto"/>
        <w:ind w:firstLine="432"/>
        <w:jc w:val="left"/>
        <w:rPr>
          <w:rFonts w:ascii="Times New Roman" w:hAnsi="Times New Roman" w:cs="Times New Roman"/>
          <w:sz w:val="24"/>
          <w:szCs w:val="24"/>
        </w:rPr>
      </w:pPr>
      <w:r w:rsidRPr="000A6A52">
        <w:rPr>
          <w:rFonts w:ascii="Times New Roman" w:hAnsi="Times New Roman" w:cs="Times New Roman"/>
          <w:sz w:val="24"/>
          <w:szCs w:val="24"/>
        </w:rPr>
        <w:t>For</w:t>
      </w:r>
      <w:r>
        <w:rPr>
          <w:rFonts w:ascii="Times New Roman" w:hAnsi="Times New Roman" w:cs="Times New Roman"/>
          <w:sz w:val="24"/>
          <w:szCs w:val="24"/>
        </w:rPr>
        <w:t xml:space="preserve"> model input, p</w:t>
      </w:r>
      <w:r w:rsidR="00C9333F" w:rsidRPr="008C5C0D">
        <w:rPr>
          <w:rFonts w:ascii="Times New Roman" w:hAnsi="Times New Roman" w:cs="Times New Roman"/>
          <w:sz w:val="24"/>
          <w:szCs w:val="24"/>
        </w:rPr>
        <w:t xml:space="preserve">rotein sequences were </w:t>
      </w:r>
      <w:r>
        <w:rPr>
          <w:rFonts w:ascii="Times New Roman" w:hAnsi="Times New Roman" w:cs="Times New Roman"/>
          <w:sz w:val="24"/>
          <w:szCs w:val="24"/>
        </w:rPr>
        <w:t xml:space="preserve">truncated </w:t>
      </w:r>
      <w:r w:rsidR="00C9333F" w:rsidRPr="008C5C0D">
        <w:rPr>
          <w:rFonts w:ascii="Times New Roman" w:hAnsi="Times New Roman" w:cs="Times New Roman"/>
          <w:sz w:val="24"/>
          <w:szCs w:val="24"/>
        </w:rPr>
        <w:t>to a maximum length of 1,024 residues</w:t>
      </w:r>
      <w:r>
        <w:rPr>
          <w:rFonts w:ascii="Times New Roman" w:hAnsi="Times New Roman" w:cs="Times New Roman"/>
          <w:sz w:val="24"/>
          <w:szCs w:val="24"/>
        </w:rPr>
        <w:t xml:space="preserve"> to balance sequence coverage with computational efficiency. This threshold retained 91% of DBPs, 88% of RBPs, and 87-88% of non-binding proteins</w:t>
      </w:r>
      <w:r w:rsidR="00C9333F" w:rsidRPr="008C5C0D">
        <w:rPr>
          <w:rFonts w:ascii="Times New Roman" w:hAnsi="Times New Roman" w:cs="Times New Roman"/>
          <w:sz w:val="24"/>
          <w:szCs w:val="24"/>
        </w:rPr>
        <w:t xml:space="preserve"> </w:t>
      </w:r>
      <w:r w:rsidR="008913DA" w:rsidRPr="008C5C0D">
        <w:rPr>
          <w:rFonts w:ascii="Times New Roman" w:hAnsi="Times New Roman" w:cs="Times New Roman"/>
          <w:b/>
          <w:bCs/>
          <w:sz w:val="24"/>
          <w:szCs w:val="24"/>
        </w:rPr>
        <w:t>(Supplementary Fig. 1)</w:t>
      </w:r>
      <w:r>
        <w:rPr>
          <w:rFonts w:ascii="Times New Roman" w:hAnsi="Times New Roman" w:cs="Times New Roman"/>
          <w:sz w:val="24"/>
          <w:szCs w:val="24"/>
        </w:rPr>
        <w:t>.</w:t>
      </w:r>
      <w:r w:rsidR="007645E8">
        <w:rPr>
          <w:rFonts w:ascii="Times New Roman" w:hAnsi="Times New Roman" w:cs="Times New Roman"/>
          <w:sz w:val="24"/>
          <w:szCs w:val="24"/>
        </w:rPr>
        <w:t xml:space="preserve"> We employed a 20-fold cross-validation framework in which the dataset was split into 95% training and 5% test sets per fold </w:t>
      </w:r>
      <w:r w:rsidR="00C9333F" w:rsidRPr="000A6A52">
        <w:rPr>
          <w:rFonts w:ascii="Times New Roman" w:hAnsi="Times New Roman" w:cs="Times New Roman"/>
          <w:b/>
          <w:bCs/>
          <w:sz w:val="24"/>
          <w:szCs w:val="24"/>
        </w:rPr>
        <w:t>(Fig. 1B)</w:t>
      </w:r>
      <w:r w:rsidR="00C9333F" w:rsidRPr="008C5C0D">
        <w:rPr>
          <w:rFonts w:ascii="Times New Roman" w:hAnsi="Times New Roman" w:cs="Times New Roman"/>
          <w:sz w:val="24"/>
          <w:szCs w:val="24"/>
        </w:rPr>
        <w:t>.</w:t>
      </w:r>
      <w:r w:rsidR="007645E8">
        <w:rPr>
          <w:rFonts w:ascii="Times New Roman" w:hAnsi="Times New Roman" w:cs="Times New Roman"/>
          <w:sz w:val="24"/>
          <w:szCs w:val="24"/>
        </w:rPr>
        <w:t xml:space="preserve"> </w:t>
      </w:r>
      <w:r w:rsidR="003D2E67">
        <w:rPr>
          <w:rFonts w:ascii="Times New Roman" w:hAnsi="Times New Roman" w:cs="Times New Roman"/>
          <w:sz w:val="24"/>
          <w:szCs w:val="24"/>
        </w:rPr>
        <w:t xml:space="preserve">Because both tasks </w:t>
      </w:r>
      <w:r w:rsidR="00C9333F" w:rsidRPr="008C5C0D">
        <w:rPr>
          <w:rFonts w:ascii="Times New Roman" w:hAnsi="Times New Roman" w:cs="Times New Roman"/>
          <w:sz w:val="24"/>
          <w:szCs w:val="24"/>
        </w:rPr>
        <w:t xml:space="preserve">exhibited </w:t>
      </w:r>
      <w:r w:rsidR="003D2E67">
        <w:rPr>
          <w:rFonts w:ascii="Times New Roman" w:hAnsi="Times New Roman" w:cs="Times New Roman"/>
          <w:sz w:val="24"/>
          <w:szCs w:val="24"/>
        </w:rPr>
        <w:t xml:space="preserve">substantial class imbalance, </w:t>
      </w:r>
      <w:r w:rsidR="00C9333F" w:rsidRPr="008C5C0D">
        <w:rPr>
          <w:rFonts w:ascii="Times New Roman" w:hAnsi="Times New Roman" w:cs="Times New Roman"/>
          <w:sz w:val="24"/>
          <w:szCs w:val="24"/>
        </w:rPr>
        <w:t xml:space="preserve">positive samples were </w:t>
      </w:r>
      <w:r w:rsidR="003D2E67">
        <w:rPr>
          <w:rFonts w:ascii="Times New Roman" w:hAnsi="Times New Roman" w:cs="Times New Roman"/>
          <w:sz w:val="24"/>
          <w:szCs w:val="24"/>
        </w:rPr>
        <w:t>over</w:t>
      </w:r>
      <w:r w:rsidR="00C9333F" w:rsidRPr="008C5C0D">
        <w:rPr>
          <w:rFonts w:ascii="Times New Roman" w:hAnsi="Times New Roman" w:cs="Times New Roman"/>
          <w:sz w:val="24"/>
          <w:szCs w:val="24"/>
        </w:rPr>
        <w:t xml:space="preserve">sampled </w:t>
      </w:r>
      <w:r w:rsidR="003D2E67">
        <w:rPr>
          <w:rFonts w:ascii="Times New Roman" w:hAnsi="Times New Roman" w:cs="Times New Roman"/>
          <w:sz w:val="24"/>
          <w:szCs w:val="24"/>
        </w:rPr>
        <w:t xml:space="preserve">within the training sets </w:t>
      </w:r>
      <w:r w:rsidR="00C9333F" w:rsidRPr="008C5C0D">
        <w:rPr>
          <w:rFonts w:ascii="Times New Roman" w:hAnsi="Times New Roman" w:cs="Times New Roman"/>
          <w:sz w:val="24"/>
          <w:szCs w:val="24"/>
        </w:rPr>
        <w:t>by factors of 12</w:t>
      </w:r>
      <w:r w:rsidR="003D2E67">
        <w:rPr>
          <w:rFonts w:ascii="Times New Roman" w:hAnsi="Times New Roman" w:cs="Times New Roman"/>
          <w:sz w:val="24"/>
          <w:szCs w:val="24"/>
        </w:rPr>
        <w:t xml:space="preserve"> for DBPs</w:t>
      </w:r>
      <w:r w:rsidR="00C9333F" w:rsidRPr="008C5C0D">
        <w:rPr>
          <w:rFonts w:ascii="Times New Roman" w:hAnsi="Times New Roman" w:cs="Times New Roman"/>
          <w:sz w:val="24"/>
          <w:szCs w:val="24"/>
        </w:rPr>
        <w:t xml:space="preserve"> and 50</w:t>
      </w:r>
      <w:r w:rsidR="003D2E67">
        <w:rPr>
          <w:rFonts w:ascii="Times New Roman" w:hAnsi="Times New Roman" w:cs="Times New Roman"/>
          <w:sz w:val="24"/>
          <w:szCs w:val="24"/>
        </w:rPr>
        <w:t xml:space="preserve"> for RBPs. The test sets retained their original class distributions to ensure an unbiased evaluation of model performance.</w:t>
      </w:r>
      <w:r w:rsidR="003D2E67" w:rsidRPr="008C5C0D" w:rsidDel="003D2E67">
        <w:rPr>
          <w:rFonts w:ascii="Times New Roman" w:hAnsi="Times New Roman" w:cs="Times New Roman"/>
          <w:sz w:val="24"/>
          <w:szCs w:val="24"/>
        </w:rPr>
        <w:t xml:space="preserve"> </w:t>
      </w:r>
    </w:p>
    <w:p w14:paraId="3606A251" w14:textId="77777777" w:rsidR="00F2710A" w:rsidRPr="008C5C0D" w:rsidRDefault="00F2710A" w:rsidP="00B74CFA">
      <w:pPr>
        <w:wordWrap/>
        <w:spacing w:line="360" w:lineRule="auto"/>
        <w:jc w:val="left"/>
        <w:rPr>
          <w:rFonts w:ascii="Times New Roman" w:hAnsi="Times New Roman" w:cs="Times New Roman"/>
          <w:sz w:val="24"/>
          <w:szCs w:val="24"/>
        </w:rPr>
      </w:pPr>
    </w:p>
    <w:p w14:paraId="3F157C2D" w14:textId="1C0A2496" w:rsidR="00581A13" w:rsidRDefault="00FF3534" w:rsidP="00B74CFA">
      <w:pPr>
        <w:wordWrap/>
        <w:spacing w:line="360" w:lineRule="auto"/>
        <w:jc w:val="left"/>
        <w:rPr>
          <w:rFonts w:ascii="Times New Roman" w:hAnsi="Times New Roman" w:cs="Times New Roman"/>
          <w:b/>
          <w:bCs/>
          <w:sz w:val="24"/>
        </w:rPr>
      </w:pPr>
      <w:r>
        <w:rPr>
          <w:rFonts w:ascii="Times New Roman" w:hAnsi="Times New Roman" w:cs="Times New Roman"/>
          <w:b/>
          <w:bCs/>
          <w:sz w:val="24"/>
        </w:rPr>
        <w:t xml:space="preserve">ESM-2-based prediction model achieves high </w:t>
      </w:r>
      <w:r w:rsidR="00FC2E4D" w:rsidRPr="00FC2E4D">
        <w:rPr>
          <w:rFonts w:ascii="Times New Roman" w:hAnsi="Times New Roman" w:cs="Times New Roman"/>
          <w:b/>
          <w:bCs/>
          <w:sz w:val="24"/>
        </w:rPr>
        <w:t xml:space="preserve">performance </w:t>
      </w:r>
      <w:r>
        <w:rPr>
          <w:rFonts w:ascii="Times New Roman" w:hAnsi="Times New Roman" w:cs="Times New Roman"/>
          <w:b/>
          <w:bCs/>
          <w:sz w:val="24"/>
        </w:rPr>
        <w:t>for both DBPs and RBPs</w:t>
      </w:r>
    </w:p>
    <w:p w14:paraId="359DB09C" w14:textId="2A2F3D60" w:rsidR="00873619" w:rsidRPr="000A6A52" w:rsidRDefault="00402DFE" w:rsidP="00B74CFA">
      <w:pPr>
        <w:wordWrap/>
        <w:spacing w:line="360" w:lineRule="auto"/>
        <w:ind w:firstLine="432"/>
        <w:jc w:val="left"/>
        <w:rPr>
          <w:rFonts w:ascii="Times New Roman" w:hAnsi="Times New Roman" w:cs="Times New Roman"/>
          <w:sz w:val="24"/>
        </w:rPr>
      </w:pPr>
      <w:r>
        <w:rPr>
          <w:rFonts w:ascii="Times New Roman" w:hAnsi="Times New Roman" w:cs="Times New Roman"/>
          <w:sz w:val="24"/>
        </w:rPr>
        <w:t xml:space="preserve">We developed </w:t>
      </w:r>
      <w:r w:rsidR="005C1668" w:rsidRPr="005C1668">
        <w:rPr>
          <w:rFonts w:ascii="Times New Roman" w:hAnsi="Times New Roman" w:cs="Times New Roman"/>
          <w:sz w:val="24"/>
        </w:rPr>
        <w:t xml:space="preserve">Transformer-based </w:t>
      </w:r>
      <w:r>
        <w:rPr>
          <w:rFonts w:ascii="Times New Roman" w:hAnsi="Times New Roman" w:cs="Times New Roman"/>
          <w:sz w:val="24"/>
        </w:rPr>
        <w:t xml:space="preserve">classification models using </w:t>
      </w:r>
      <w:r w:rsidR="005C1668" w:rsidRPr="005C1668">
        <w:rPr>
          <w:rFonts w:ascii="Times New Roman" w:hAnsi="Times New Roman" w:cs="Times New Roman"/>
          <w:sz w:val="24"/>
        </w:rPr>
        <w:t xml:space="preserve">ESM-2 </w:t>
      </w:r>
      <w:r>
        <w:rPr>
          <w:rFonts w:ascii="Times New Roman" w:hAnsi="Times New Roman" w:cs="Times New Roman"/>
          <w:sz w:val="24"/>
        </w:rPr>
        <w:t xml:space="preserve">with </w:t>
      </w:r>
      <w:r w:rsidR="005C1668" w:rsidRPr="005C1668">
        <w:rPr>
          <w:rFonts w:ascii="Times New Roman" w:hAnsi="Times New Roman" w:cs="Times New Roman"/>
          <w:sz w:val="24"/>
        </w:rPr>
        <w:t xml:space="preserve">LoRA </w:t>
      </w:r>
      <w:r>
        <w:rPr>
          <w:rFonts w:ascii="Times New Roman" w:hAnsi="Times New Roman" w:cs="Times New Roman"/>
          <w:sz w:val="24"/>
        </w:rPr>
        <w:t>fine-tuning for DBP and RBP prediction (</w:t>
      </w:r>
      <w:r w:rsidRPr="00B74CFA">
        <w:rPr>
          <w:rFonts w:ascii="Times New Roman" w:hAnsi="Times New Roman" w:cs="Times New Roman"/>
          <w:b/>
          <w:bCs/>
          <w:sz w:val="24"/>
        </w:rPr>
        <w:t>Fig. 2A</w:t>
      </w:r>
      <w:r>
        <w:rPr>
          <w:rFonts w:ascii="Times New Roman" w:hAnsi="Times New Roman" w:cs="Times New Roman"/>
          <w:sz w:val="24"/>
        </w:rPr>
        <w:t xml:space="preserve">). </w:t>
      </w:r>
      <w:bookmarkStart w:id="13" w:name="OLE_LINK22"/>
      <w:r w:rsidR="00873619" w:rsidRPr="00715052">
        <w:rPr>
          <w:rFonts w:ascii="Times New Roman" w:hAnsi="Times New Roman" w:cs="Times New Roman"/>
          <w:sz w:val="24"/>
        </w:rPr>
        <w:t xml:space="preserve">To determine </w:t>
      </w:r>
      <w:r w:rsidR="00873619">
        <w:rPr>
          <w:rFonts w:ascii="Times New Roman" w:hAnsi="Times New Roman" w:cs="Times New Roman"/>
          <w:sz w:val="24"/>
        </w:rPr>
        <w:t xml:space="preserve">optimal classification </w:t>
      </w:r>
      <w:r w:rsidR="00873619" w:rsidRPr="00715052">
        <w:rPr>
          <w:rFonts w:ascii="Times New Roman" w:hAnsi="Times New Roman" w:cs="Times New Roman"/>
          <w:sz w:val="24"/>
        </w:rPr>
        <w:t>thresholds</w:t>
      </w:r>
      <w:r w:rsidR="00873619">
        <w:rPr>
          <w:rFonts w:ascii="Times New Roman" w:hAnsi="Times New Roman" w:cs="Times New Roman"/>
          <w:sz w:val="24"/>
        </w:rPr>
        <w:t xml:space="preserve">, </w:t>
      </w:r>
      <w:r w:rsidR="00873619" w:rsidRPr="00715052">
        <w:rPr>
          <w:rFonts w:ascii="Times New Roman" w:hAnsi="Times New Roman" w:cs="Times New Roman"/>
          <w:sz w:val="24"/>
        </w:rPr>
        <w:t>we systematically evaluated model performance across probability cutoffs</w:t>
      </w:r>
      <w:r w:rsidR="00873619">
        <w:rPr>
          <w:rFonts w:ascii="Times New Roman" w:hAnsi="Times New Roman" w:cs="Times New Roman"/>
          <w:sz w:val="24"/>
        </w:rPr>
        <w:t>, ranging from 0.0 to 1.0 (</w:t>
      </w:r>
      <w:r w:rsidR="00F14D44" w:rsidRPr="00F14D44">
        <w:rPr>
          <w:rFonts w:ascii="Times New Roman" w:hAnsi="Times New Roman" w:cs="Times New Roman"/>
          <w:b/>
          <w:bCs/>
          <w:sz w:val="24"/>
        </w:rPr>
        <w:t>Supplementary</w:t>
      </w:r>
      <w:r w:rsidR="00873619" w:rsidRPr="00B74CFA">
        <w:rPr>
          <w:rFonts w:ascii="Times New Roman" w:hAnsi="Times New Roman" w:cs="Times New Roman"/>
          <w:b/>
          <w:bCs/>
          <w:sz w:val="24"/>
        </w:rPr>
        <w:t xml:space="preserve"> Fig. 2A</w:t>
      </w:r>
      <w:r w:rsidR="00873619">
        <w:rPr>
          <w:rFonts w:ascii="Times New Roman" w:hAnsi="Times New Roman" w:cs="Times New Roman"/>
          <w:sz w:val="24"/>
        </w:rPr>
        <w:t>).</w:t>
      </w:r>
      <w:r w:rsidR="00873619" w:rsidRPr="00715052">
        <w:rPr>
          <w:rFonts w:ascii="Times New Roman" w:hAnsi="Times New Roman" w:cs="Times New Roman"/>
          <w:sz w:val="24"/>
        </w:rPr>
        <w:t xml:space="preserve"> </w:t>
      </w:r>
      <w:bookmarkEnd w:id="13"/>
      <w:r w:rsidR="0038236D">
        <w:rPr>
          <w:rFonts w:ascii="Times New Roman" w:hAnsi="Times New Roman" w:cs="Times New Roman"/>
          <w:sz w:val="24"/>
        </w:rPr>
        <w:t>M</w:t>
      </w:r>
      <w:r w:rsidR="00873619" w:rsidRPr="00715052">
        <w:rPr>
          <w:rFonts w:ascii="Times New Roman" w:hAnsi="Times New Roman" w:cs="Times New Roman"/>
          <w:sz w:val="24"/>
        </w:rPr>
        <w:t>ultiple metrics including accuracy, precision, recall, F1-score, and Matthew’s correlation coefficient (MCC) were assessed</w:t>
      </w:r>
      <w:r w:rsidR="0038236D">
        <w:rPr>
          <w:rFonts w:ascii="Times New Roman" w:hAnsi="Times New Roman" w:cs="Times New Roman"/>
          <w:sz w:val="24"/>
        </w:rPr>
        <w:t xml:space="preserve">, with </w:t>
      </w:r>
      <w:r w:rsidR="00873619" w:rsidRPr="00715052">
        <w:rPr>
          <w:rFonts w:ascii="Times New Roman" w:hAnsi="Times New Roman" w:cs="Times New Roman"/>
          <w:sz w:val="24"/>
        </w:rPr>
        <w:t xml:space="preserve">the </w:t>
      </w:r>
      <w:r w:rsidR="00873619" w:rsidRPr="00181CFE">
        <w:rPr>
          <w:rFonts w:ascii="Times New Roman" w:hAnsi="Times New Roman" w:cs="Times New Roman"/>
          <w:sz w:val="24"/>
        </w:rPr>
        <w:t>optimal</w:t>
      </w:r>
      <w:r w:rsidR="0038236D">
        <w:rPr>
          <w:rFonts w:ascii="Times New Roman" w:hAnsi="Times New Roman" w:cs="Times New Roman"/>
          <w:sz w:val="24"/>
        </w:rPr>
        <w:t xml:space="preserve"> </w:t>
      </w:r>
      <w:r w:rsidR="00873619" w:rsidRPr="00181CFE">
        <w:rPr>
          <w:rFonts w:ascii="Times New Roman" w:hAnsi="Times New Roman" w:cs="Times New Roman"/>
          <w:sz w:val="24"/>
        </w:rPr>
        <w:t>threshold selected by maximizing MCC, which provides a balanced measure of performance under class-imbalanced conditions.</w:t>
      </w:r>
      <w:r w:rsidR="0038236D">
        <w:rPr>
          <w:rFonts w:ascii="Times New Roman" w:hAnsi="Times New Roman" w:cs="Times New Roman"/>
          <w:sz w:val="24"/>
        </w:rPr>
        <w:t xml:space="preserve"> The DBP model </w:t>
      </w:r>
      <w:r w:rsidR="0038236D" w:rsidRPr="000A6A52">
        <w:rPr>
          <w:rFonts w:ascii="Times New Roman" w:hAnsi="Times New Roman" w:cs="Times New Roman"/>
          <w:sz w:val="24"/>
        </w:rPr>
        <w:t>achieved maximum MCC</w:t>
      </w:r>
      <w:r w:rsidR="00A8742F" w:rsidRPr="00B74CFA">
        <w:rPr>
          <w:rFonts w:ascii="Times New Roman" w:hAnsi="Times New Roman" w:cs="Times New Roman"/>
          <w:sz w:val="24"/>
        </w:rPr>
        <w:t xml:space="preserve"> at a threshold of </w:t>
      </w:r>
      <w:r w:rsidR="00C12B71" w:rsidRPr="00B74CFA">
        <w:rPr>
          <w:rFonts w:ascii="Times New Roman" w:hAnsi="Times New Roman" w:cs="Times New Roman" w:hint="eastAsia"/>
          <w:sz w:val="24"/>
        </w:rPr>
        <w:t>0.</w:t>
      </w:r>
      <w:r w:rsidR="00B576B5" w:rsidRPr="00B74CFA">
        <w:rPr>
          <w:rFonts w:ascii="Times New Roman" w:hAnsi="Times New Roman" w:cs="Times New Roman" w:hint="eastAsia"/>
          <w:sz w:val="24"/>
        </w:rPr>
        <w:t>7</w:t>
      </w:r>
      <w:r w:rsidR="00A8742F" w:rsidRPr="00B74CFA">
        <w:rPr>
          <w:rFonts w:ascii="Times New Roman" w:hAnsi="Times New Roman" w:cs="Times New Roman"/>
          <w:sz w:val="24"/>
        </w:rPr>
        <w:t>,</w:t>
      </w:r>
      <w:r w:rsidR="006849EA" w:rsidRPr="00B74CFA">
        <w:rPr>
          <w:rFonts w:ascii="Times New Roman" w:hAnsi="Times New Roman" w:cs="Times New Roman" w:hint="eastAsia"/>
          <w:sz w:val="24"/>
        </w:rPr>
        <w:t xml:space="preserve"> </w:t>
      </w:r>
      <w:r w:rsidR="006849EA" w:rsidRPr="00B74CFA">
        <w:rPr>
          <w:rFonts w:ascii="Times New Roman" w:hAnsi="Times New Roman" w:cs="Times New Roman"/>
          <w:sz w:val="24"/>
        </w:rPr>
        <w:t>and</w:t>
      </w:r>
      <w:r w:rsidR="00A8742F" w:rsidRPr="00B74CFA">
        <w:rPr>
          <w:rFonts w:ascii="Times New Roman" w:hAnsi="Times New Roman" w:cs="Times New Roman"/>
          <w:sz w:val="24"/>
        </w:rPr>
        <w:t xml:space="preserve"> the RBP model performed optimally at a threshold of </w:t>
      </w:r>
      <w:r w:rsidR="00C12B71" w:rsidRPr="00B74CFA">
        <w:rPr>
          <w:rFonts w:ascii="Times New Roman" w:hAnsi="Times New Roman" w:cs="Times New Roman" w:hint="eastAsia"/>
          <w:sz w:val="24"/>
        </w:rPr>
        <w:t>0.</w:t>
      </w:r>
      <w:r w:rsidR="00B576B5" w:rsidRPr="00B74CFA">
        <w:rPr>
          <w:rFonts w:ascii="Times New Roman" w:hAnsi="Times New Roman" w:cs="Times New Roman" w:hint="eastAsia"/>
          <w:sz w:val="24"/>
        </w:rPr>
        <w:t>9</w:t>
      </w:r>
      <w:r w:rsidR="00A8742F" w:rsidRPr="00B74CFA">
        <w:rPr>
          <w:rFonts w:ascii="Times New Roman" w:hAnsi="Times New Roman" w:cs="Times New Roman"/>
          <w:sz w:val="24"/>
        </w:rPr>
        <w:t>, reflecting the different class distributions between th</w:t>
      </w:r>
      <w:r w:rsidR="00E2294D" w:rsidRPr="00B74CFA">
        <w:rPr>
          <w:rFonts w:ascii="Times New Roman" w:hAnsi="Times New Roman" w:cs="Times New Roman"/>
          <w:sz w:val="24"/>
        </w:rPr>
        <w:t>e</w:t>
      </w:r>
      <w:r w:rsidR="00A8742F" w:rsidRPr="00B74CFA">
        <w:rPr>
          <w:rFonts w:ascii="Times New Roman" w:hAnsi="Times New Roman" w:cs="Times New Roman"/>
          <w:sz w:val="24"/>
        </w:rPr>
        <w:t xml:space="preserve"> two tasks.</w:t>
      </w:r>
    </w:p>
    <w:p w14:paraId="3986AC5D" w14:textId="492E7B02" w:rsidR="00FF3534" w:rsidRDefault="00B53185" w:rsidP="00B74CFA">
      <w:pPr>
        <w:wordWrap/>
        <w:spacing w:line="360" w:lineRule="auto"/>
        <w:ind w:firstLine="432"/>
        <w:jc w:val="left"/>
        <w:rPr>
          <w:rFonts w:ascii="Times New Roman" w:hAnsi="Times New Roman" w:cs="Times New Roman"/>
          <w:sz w:val="24"/>
        </w:rPr>
      </w:pPr>
      <w:r w:rsidRPr="000A6A52">
        <w:rPr>
          <w:rFonts w:ascii="Times New Roman" w:hAnsi="Times New Roman" w:cs="Times New Roman"/>
          <w:sz w:val="24"/>
        </w:rPr>
        <w:t>At these optimized thresholds, both models demonstrated strong predictive performance in 20-fold across-validation (</w:t>
      </w:r>
      <w:r w:rsidRPr="00B74CFA">
        <w:rPr>
          <w:rFonts w:ascii="Times New Roman" w:hAnsi="Times New Roman" w:cs="Times New Roman"/>
          <w:b/>
          <w:bCs/>
          <w:sz w:val="24"/>
        </w:rPr>
        <w:t>Fig. 2B</w:t>
      </w:r>
      <w:r w:rsidRPr="000A6A52">
        <w:rPr>
          <w:rFonts w:ascii="Times New Roman" w:hAnsi="Times New Roman" w:cs="Times New Roman"/>
          <w:sz w:val="24"/>
        </w:rPr>
        <w:t xml:space="preserve">). </w:t>
      </w:r>
      <w:r w:rsidR="0038236D" w:rsidRPr="000A6A52">
        <w:rPr>
          <w:rFonts w:ascii="Times New Roman" w:hAnsi="Times New Roman" w:cs="Times New Roman"/>
          <w:sz w:val="24"/>
        </w:rPr>
        <w:t>The</w:t>
      </w:r>
      <w:r w:rsidR="0038236D" w:rsidRPr="000A6A52">
        <w:rPr>
          <w:rFonts w:ascii="Times New Roman" w:hAnsi="Times New Roman" w:cs="Times New Roman" w:hint="eastAsia"/>
          <w:sz w:val="24"/>
        </w:rPr>
        <w:t xml:space="preserve"> </w:t>
      </w:r>
      <w:r w:rsidR="0038236D" w:rsidRPr="000A6A52">
        <w:rPr>
          <w:rFonts w:ascii="Times New Roman" w:hAnsi="Times New Roman" w:cs="Times New Roman"/>
          <w:sz w:val="24"/>
        </w:rPr>
        <w:t xml:space="preserve">DBP model achieved </w:t>
      </w:r>
      <w:r w:rsidR="006849EA" w:rsidRPr="000A6A52">
        <w:rPr>
          <w:rFonts w:ascii="Times New Roman" w:hAnsi="Times New Roman" w:cs="Times New Roman"/>
          <w:sz w:val="24"/>
        </w:rPr>
        <w:t>a</w:t>
      </w:r>
      <w:r w:rsidR="00611C68">
        <w:rPr>
          <w:rFonts w:ascii="Times New Roman" w:hAnsi="Times New Roman" w:cs="Times New Roman"/>
          <w:sz w:val="24"/>
        </w:rPr>
        <w:t>n</w:t>
      </w:r>
      <w:r w:rsidR="006849EA" w:rsidRPr="000A6A52">
        <w:rPr>
          <w:rFonts w:ascii="Times New Roman" w:hAnsi="Times New Roman" w:cs="Times New Roman"/>
          <w:sz w:val="24"/>
        </w:rPr>
        <w:t xml:space="preserve"> </w:t>
      </w:r>
      <w:r w:rsidR="00C74D13" w:rsidRPr="00B74CFA">
        <w:rPr>
          <w:rFonts w:ascii="Times New Roman" w:hAnsi="Times New Roman" w:cs="Times New Roman"/>
          <w:sz w:val="24"/>
        </w:rPr>
        <w:t xml:space="preserve">accuracy of </w:t>
      </w:r>
      <w:r w:rsidR="00B576B5" w:rsidRPr="00B74CFA">
        <w:rPr>
          <w:rFonts w:ascii="Times New Roman" w:hAnsi="Times New Roman" w:cs="Times New Roman" w:hint="eastAsia"/>
          <w:sz w:val="24"/>
        </w:rPr>
        <w:t>0.88</w:t>
      </w:r>
      <w:r w:rsidR="00C74D13" w:rsidRPr="00B74CFA">
        <w:rPr>
          <w:rFonts w:ascii="Times New Roman" w:hAnsi="Times New Roman" w:cs="Times New Roman"/>
          <w:sz w:val="24"/>
        </w:rPr>
        <w:t xml:space="preserve">, </w:t>
      </w:r>
      <w:r w:rsidR="006849EA" w:rsidRPr="00B74CFA">
        <w:rPr>
          <w:rFonts w:ascii="Times New Roman" w:hAnsi="Times New Roman" w:cs="Times New Roman"/>
          <w:sz w:val="24"/>
        </w:rPr>
        <w:t xml:space="preserve">MCC of </w:t>
      </w:r>
      <w:r w:rsidR="00B576B5" w:rsidRPr="00B74CFA">
        <w:rPr>
          <w:rFonts w:ascii="Times New Roman" w:hAnsi="Times New Roman" w:cs="Times New Roman" w:hint="eastAsia"/>
          <w:sz w:val="24"/>
        </w:rPr>
        <w:t>0.4</w:t>
      </w:r>
      <w:r w:rsidR="00C74D13" w:rsidRPr="00B74CFA">
        <w:rPr>
          <w:rFonts w:ascii="Times New Roman" w:hAnsi="Times New Roman" w:cs="Times New Roman"/>
          <w:sz w:val="24"/>
        </w:rPr>
        <w:t>,</w:t>
      </w:r>
      <w:r w:rsidR="006849EA" w:rsidRPr="00B74CFA">
        <w:rPr>
          <w:rFonts w:ascii="Times New Roman" w:hAnsi="Times New Roman" w:cs="Times New Roman"/>
          <w:sz w:val="24"/>
        </w:rPr>
        <w:t xml:space="preserve"> and </w:t>
      </w:r>
      <w:r w:rsidR="0038236D" w:rsidRPr="000A6A52">
        <w:rPr>
          <w:rFonts w:ascii="Times New Roman" w:hAnsi="Times New Roman" w:cs="Times New Roman"/>
          <w:sz w:val="24"/>
        </w:rPr>
        <w:t>AUC</w:t>
      </w:r>
      <w:r w:rsidR="006849EA" w:rsidRPr="00B74CFA">
        <w:rPr>
          <w:rFonts w:ascii="Times New Roman" w:hAnsi="Times New Roman" w:cs="Times New Roman"/>
          <w:sz w:val="24"/>
        </w:rPr>
        <w:t xml:space="preserve">-ROC </w:t>
      </w:r>
      <w:r w:rsidR="0038236D" w:rsidRPr="000A6A52">
        <w:rPr>
          <w:rFonts w:ascii="Times New Roman" w:hAnsi="Times New Roman" w:cs="Times New Roman"/>
          <w:sz w:val="24"/>
        </w:rPr>
        <w:t>of 0.84</w:t>
      </w:r>
      <w:r w:rsidR="006849EA" w:rsidRPr="00B74CFA">
        <w:rPr>
          <w:rFonts w:ascii="Times New Roman" w:hAnsi="Times New Roman" w:cs="Times New Roman"/>
          <w:sz w:val="24"/>
        </w:rPr>
        <w:t>. T</w:t>
      </w:r>
      <w:r w:rsidR="0038236D" w:rsidRPr="000A6A52">
        <w:rPr>
          <w:rFonts w:ascii="Times New Roman" w:hAnsi="Times New Roman" w:cs="Times New Roman"/>
          <w:sz w:val="24"/>
        </w:rPr>
        <w:t xml:space="preserve">he RBP model </w:t>
      </w:r>
      <w:r w:rsidR="006849EA" w:rsidRPr="00B74CFA">
        <w:rPr>
          <w:rFonts w:ascii="Times New Roman" w:hAnsi="Times New Roman" w:cs="Times New Roman"/>
          <w:sz w:val="24"/>
        </w:rPr>
        <w:t>achieved a</w:t>
      </w:r>
      <w:r w:rsidR="00611C68">
        <w:rPr>
          <w:rFonts w:ascii="Times New Roman" w:hAnsi="Times New Roman" w:cs="Times New Roman"/>
          <w:sz w:val="24"/>
        </w:rPr>
        <w:t>n</w:t>
      </w:r>
      <w:r w:rsidR="006849EA" w:rsidRPr="00B74CFA">
        <w:rPr>
          <w:rFonts w:ascii="Times New Roman" w:hAnsi="Times New Roman" w:cs="Times New Roman"/>
          <w:sz w:val="24"/>
        </w:rPr>
        <w:t xml:space="preserve"> </w:t>
      </w:r>
      <w:r w:rsidR="0038236D" w:rsidRPr="000A6A52">
        <w:rPr>
          <w:rFonts w:ascii="Times New Roman" w:hAnsi="Times New Roman" w:cs="Times New Roman"/>
          <w:sz w:val="24"/>
        </w:rPr>
        <w:t xml:space="preserve">accuracy of </w:t>
      </w:r>
      <w:r w:rsidR="00B576B5" w:rsidRPr="00B74CFA">
        <w:rPr>
          <w:rFonts w:ascii="Times New Roman" w:hAnsi="Times New Roman" w:cs="Times New Roman" w:hint="eastAsia"/>
          <w:sz w:val="24"/>
        </w:rPr>
        <w:t>0.98</w:t>
      </w:r>
      <w:r w:rsidR="0038236D" w:rsidRPr="000A6A52">
        <w:rPr>
          <w:rFonts w:ascii="Times New Roman" w:hAnsi="Times New Roman" w:cs="Times New Roman"/>
          <w:sz w:val="24"/>
        </w:rPr>
        <w:t xml:space="preserve">, </w:t>
      </w:r>
      <w:r w:rsidR="006849EA" w:rsidRPr="00B74CFA">
        <w:rPr>
          <w:rFonts w:ascii="Times New Roman" w:hAnsi="Times New Roman" w:cs="Times New Roman"/>
          <w:sz w:val="24"/>
        </w:rPr>
        <w:t xml:space="preserve">MCC of </w:t>
      </w:r>
      <w:r w:rsidR="00B576B5" w:rsidRPr="00B74CFA">
        <w:rPr>
          <w:rFonts w:ascii="Times New Roman" w:hAnsi="Times New Roman" w:cs="Times New Roman" w:hint="eastAsia"/>
          <w:sz w:val="24"/>
        </w:rPr>
        <w:t>0.46</w:t>
      </w:r>
      <w:r w:rsidR="006849EA" w:rsidRPr="00B74CFA">
        <w:rPr>
          <w:rFonts w:ascii="Times New Roman" w:hAnsi="Times New Roman" w:cs="Times New Roman"/>
          <w:sz w:val="24"/>
        </w:rPr>
        <w:t xml:space="preserve">, </w:t>
      </w:r>
      <w:r w:rsidR="006849EA" w:rsidRPr="00B74CFA">
        <w:rPr>
          <w:rFonts w:ascii="Times New Roman" w:hAnsi="Times New Roman" w:cs="Times New Roman"/>
          <w:sz w:val="24"/>
        </w:rPr>
        <w:lastRenderedPageBreak/>
        <w:t>and</w:t>
      </w:r>
      <w:r w:rsidR="0038236D" w:rsidRPr="000A6A52">
        <w:rPr>
          <w:rFonts w:ascii="Times New Roman" w:hAnsi="Times New Roman" w:cs="Times New Roman"/>
          <w:sz w:val="24"/>
        </w:rPr>
        <w:t xml:space="preserve"> AUC</w:t>
      </w:r>
      <w:r w:rsidR="006849EA" w:rsidRPr="000A6A52">
        <w:rPr>
          <w:rFonts w:ascii="Times New Roman" w:hAnsi="Times New Roman" w:cs="Times New Roman"/>
          <w:sz w:val="24"/>
        </w:rPr>
        <w:t xml:space="preserve">-ROC of </w:t>
      </w:r>
      <w:r w:rsidR="00B576B5" w:rsidRPr="00B74CFA">
        <w:rPr>
          <w:rFonts w:ascii="Times New Roman" w:hAnsi="Times New Roman" w:cs="Times New Roman" w:hint="eastAsia"/>
          <w:sz w:val="24"/>
        </w:rPr>
        <w:t>0.92</w:t>
      </w:r>
      <w:r w:rsidR="006849EA" w:rsidRPr="00B74CFA">
        <w:rPr>
          <w:rFonts w:ascii="Times New Roman" w:hAnsi="Times New Roman" w:cs="Times New Roman"/>
          <w:sz w:val="24"/>
        </w:rPr>
        <w:t>.</w:t>
      </w:r>
      <w:r w:rsidR="00F14D44" w:rsidRPr="00B74CFA">
        <w:rPr>
          <w:rFonts w:ascii="Times New Roman" w:hAnsi="Times New Roman" w:cs="Times New Roman"/>
          <w:sz w:val="24"/>
        </w:rPr>
        <w:t xml:space="preserve"> Application of the trained models to the full dataset of 18,221 human proteins revealed distinct prediction distributions (</w:t>
      </w:r>
      <w:r w:rsidR="00F14D44" w:rsidRPr="00B74CFA">
        <w:rPr>
          <w:rFonts w:ascii="Times New Roman" w:hAnsi="Times New Roman" w:cs="Times New Roman"/>
          <w:b/>
          <w:bCs/>
          <w:sz w:val="24"/>
        </w:rPr>
        <w:t>Supplementary Fig. 2B</w:t>
      </w:r>
      <w:r w:rsidR="00F14D44" w:rsidRPr="00B74CFA">
        <w:rPr>
          <w:rFonts w:ascii="Times New Roman" w:hAnsi="Times New Roman" w:cs="Times New Roman"/>
          <w:sz w:val="24"/>
        </w:rPr>
        <w:t xml:space="preserve">). The DBP model identified </w:t>
      </w:r>
      <w:r w:rsidR="00B576B5" w:rsidRPr="00B74CFA">
        <w:rPr>
          <w:rFonts w:ascii="Times New Roman" w:hAnsi="Times New Roman" w:cs="Times New Roman"/>
          <w:sz w:val="24"/>
        </w:rPr>
        <w:t>2,412</w:t>
      </w:r>
      <w:r w:rsidR="00F14D44" w:rsidRPr="00B74CFA">
        <w:rPr>
          <w:rFonts w:ascii="Times New Roman" w:hAnsi="Times New Roman" w:cs="Times New Roman"/>
          <w:sz w:val="24"/>
        </w:rPr>
        <w:t xml:space="preserve"> proteins above the 0.7 threshold, and the RBP model predicted </w:t>
      </w:r>
      <w:r w:rsidR="00B576B5" w:rsidRPr="00B74CFA">
        <w:rPr>
          <w:rFonts w:ascii="Times New Roman" w:hAnsi="Times New Roman" w:cs="Times New Roman"/>
          <w:sz w:val="24"/>
        </w:rPr>
        <w:t>529</w:t>
      </w:r>
      <w:r w:rsidR="00F14D44" w:rsidRPr="00B74CFA">
        <w:rPr>
          <w:rFonts w:ascii="Times New Roman" w:hAnsi="Times New Roman" w:cs="Times New Roman"/>
          <w:sz w:val="24"/>
        </w:rPr>
        <w:t xml:space="preserve"> proteins above the 0.9 threshold as potential binding proteins. </w:t>
      </w:r>
    </w:p>
    <w:p w14:paraId="7B3EA829" w14:textId="77777777" w:rsidR="006C602F" w:rsidRDefault="006C602F" w:rsidP="00B74CFA">
      <w:pPr>
        <w:wordWrap/>
        <w:spacing w:line="360" w:lineRule="auto"/>
        <w:jc w:val="left"/>
        <w:rPr>
          <w:rFonts w:ascii="Times New Roman" w:hAnsi="Times New Roman" w:cs="Times New Roman"/>
          <w:sz w:val="24"/>
        </w:rPr>
      </w:pPr>
    </w:p>
    <w:p w14:paraId="7DB2CE59" w14:textId="28C5F621" w:rsidR="00FF3534" w:rsidRDefault="00FF3534" w:rsidP="00B74CFA">
      <w:pPr>
        <w:wordWrap/>
        <w:spacing w:line="360" w:lineRule="auto"/>
        <w:jc w:val="left"/>
        <w:rPr>
          <w:rFonts w:ascii="Times New Roman" w:hAnsi="Times New Roman" w:cs="Times New Roman"/>
          <w:b/>
          <w:bCs/>
          <w:sz w:val="24"/>
          <w:szCs w:val="36"/>
        </w:rPr>
      </w:pPr>
      <w:r>
        <w:rPr>
          <w:rFonts w:ascii="Times New Roman" w:hAnsi="Times New Roman" w:cs="Times New Roman"/>
          <w:b/>
          <w:bCs/>
          <w:sz w:val="24"/>
          <w:szCs w:val="36"/>
        </w:rPr>
        <w:t>Domain enrichment analysis reveals canonical binding domains in predicted proteins</w:t>
      </w:r>
    </w:p>
    <w:p w14:paraId="7FE140B1" w14:textId="03F997D3" w:rsidR="003C1545" w:rsidRDefault="004A1684" w:rsidP="00036058">
      <w:pPr>
        <w:wordWrap/>
        <w:spacing w:line="360" w:lineRule="auto"/>
        <w:ind w:firstLine="432"/>
        <w:jc w:val="left"/>
        <w:rPr>
          <w:rFonts w:ascii="Times New Roman" w:hAnsi="Times New Roman" w:cs="Times New Roman"/>
          <w:sz w:val="24"/>
        </w:rPr>
      </w:pPr>
      <w:r w:rsidRPr="004A1684">
        <w:rPr>
          <w:rFonts w:ascii="Times New Roman" w:hAnsi="Times New Roman" w:cs="Times New Roman"/>
          <w:sz w:val="24"/>
        </w:rPr>
        <w:t xml:space="preserve">To assess whether the predicted binding proteins exhibited biologically interpretable features, we examined </w:t>
      </w:r>
      <w:r w:rsidR="00295A6F">
        <w:rPr>
          <w:rFonts w:ascii="Times New Roman" w:hAnsi="Times New Roman" w:cs="Times New Roman"/>
          <w:sz w:val="24"/>
        </w:rPr>
        <w:t>InterPro (IPR) domain annotations</w:t>
      </w:r>
      <w:r w:rsidR="00BE2419">
        <w:rPr>
          <w:rFonts w:ascii="Times New Roman" w:hAnsi="Times New Roman" w:cs="Times New Roman" w:hint="eastAsia"/>
          <w:sz w:val="24"/>
        </w:rPr>
        <w:t xml:space="preserve"> (</w:t>
      </w:r>
      <w:r w:rsidR="00BE2419" w:rsidRPr="00181CFE">
        <w:rPr>
          <w:rFonts w:ascii="Times New Roman" w:hAnsi="Times New Roman" w:cs="Times New Roman"/>
          <w:b/>
          <w:bCs/>
          <w:sz w:val="24"/>
        </w:rPr>
        <w:t>Supplementary Fig. 3</w:t>
      </w:r>
      <w:r w:rsidR="00BE2419">
        <w:rPr>
          <w:rFonts w:ascii="Times New Roman" w:hAnsi="Times New Roman" w:cs="Times New Roman" w:hint="eastAsia"/>
          <w:sz w:val="24"/>
        </w:rPr>
        <w:t>)</w:t>
      </w:r>
      <w:r w:rsidR="00295A6F">
        <w:rPr>
          <w:rFonts w:ascii="Times New Roman" w:hAnsi="Times New Roman" w:cs="Times New Roman"/>
          <w:sz w:val="24"/>
        </w:rPr>
        <w:t xml:space="preserve">. </w:t>
      </w:r>
      <w:r w:rsidR="00817897">
        <w:rPr>
          <w:rFonts w:ascii="Times New Roman" w:hAnsi="Times New Roman" w:cs="Times New Roman"/>
          <w:sz w:val="24"/>
        </w:rPr>
        <w:t>Comparison between binding and non-binding predicted groups showed no</w:t>
      </w:r>
      <w:r w:rsidR="00FA0D05">
        <w:rPr>
          <w:rFonts w:ascii="Times New Roman" w:hAnsi="Times New Roman" w:cs="Times New Roman"/>
          <w:sz w:val="24"/>
        </w:rPr>
        <w:t xml:space="preserve"> </w:t>
      </w:r>
      <w:r w:rsidR="00817897">
        <w:rPr>
          <w:rFonts w:ascii="Times New Roman" w:hAnsi="Times New Roman" w:cs="Times New Roman"/>
          <w:sz w:val="24"/>
        </w:rPr>
        <w:t>consistent pattern for proteins with fewer than six IPR domains, but proteins containing six or more domains were notably more prevalent in the binding groups for both models (</w:t>
      </w:r>
      <w:r w:rsidR="00817897" w:rsidRPr="00C04E4B">
        <w:rPr>
          <w:rFonts w:ascii="Times New Roman" w:hAnsi="Times New Roman" w:cs="Times New Roman"/>
          <w:b/>
          <w:bCs/>
          <w:sz w:val="24"/>
        </w:rPr>
        <w:t>Fig. 3A</w:t>
      </w:r>
      <w:r w:rsidR="00817897">
        <w:rPr>
          <w:rFonts w:ascii="Times New Roman" w:hAnsi="Times New Roman" w:cs="Times New Roman"/>
          <w:sz w:val="24"/>
        </w:rPr>
        <w:t>). These findings suggest that IPR domain profiles provide useful insights for biological interpretation of nucleic acid-binding protein predictions.</w:t>
      </w:r>
    </w:p>
    <w:p w14:paraId="734E97D5" w14:textId="4327D848" w:rsidR="004A1684" w:rsidRPr="004A1684" w:rsidRDefault="00BE2419" w:rsidP="00C04E4B">
      <w:pPr>
        <w:wordWrap/>
        <w:spacing w:line="360" w:lineRule="auto"/>
        <w:jc w:val="left"/>
        <w:rPr>
          <w:rFonts w:ascii="Times New Roman" w:hAnsi="Times New Roman" w:cs="Times New Roman"/>
          <w:sz w:val="24"/>
        </w:rPr>
      </w:pPr>
      <w:r>
        <w:rPr>
          <w:rFonts w:ascii="Times New Roman" w:hAnsi="Times New Roman" w:cs="Times New Roman"/>
          <w:sz w:val="24"/>
        </w:rPr>
        <w:tab/>
        <w:t xml:space="preserve">We next examined which specific IPR domains were enriched in each predicted group </w:t>
      </w:r>
      <w:r w:rsidR="004A1684" w:rsidRPr="00C04E4B">
        <w:rPr>
          <w:rFonts w:ascii="Times New Roman" w:hAnsi="Times New Roman" w:cs="Times New Roman"/>
          <w:b/>
          <w:bCs/>
          <w:sz w:val="24"/>
        </w:rPr>
        <w:t>(Fig. 3B)</w:t>
      </w:r>
      <w:r w:rsidR="004A1684" w:rsidRPr="004A1684">
        <w:rPr>
          <w:rFonts w:ascii="Times New Roman" w:hAnsi="Times New Roman" w:cs="Times New Roman"/>
          <w:sz w:val="24"/>
        </w:rPr>
        <w:t>. In the DBP-positive group, zinc finger C2H2-type domains, homeobox-related domains, and other DNA-binding–associated motifs were among the most enriched IPRs</w:t>
      </w:r>
      <w:r w:rsidR="007D2EF2">
        <w:rPr>
          <w:rFonts w:ascii="Times New Roman" w:hAnsi="Times New Roman" w:cs="Times New Roman"/>
          <w:sz w:val="24"/>
        </w:rPr>
        <w:t>. T</w:t>
      </w:r>
      <w:r w:rsidR="004A1684" w:rsidRPr="004A1684">
        <w:rPr>
          <w:rFonts w:ascii="Times New Roman" w:hAnsi="Times New Roman" w:cs="Times New Roman"/>
          <w:sz w:val="24"/>
        </w:rPr>
        <w:t>he RBP-positive group showed enrichment of RNA-binding–related domains, including RNA recognition motifs (RRM), KH domains, and RNA-binding domain superfamilies.</w:t>
      </w:r>
      <w:r w:rsidR="007D2EF2">
        <w:rPr>
          <w:rFonts w:ascii="Times New Roman" w:hAnsi="Times New Roman" w:cs="Times New Roman"/>
          <w:sz w:val="24"/>
        </w:rPr>
        <w:t xml:space="preserve"> P</w:t>
      </w:r>
      <w:r w:rsidR="004A1684" w:rsidRPr="004A1684">
        <w:rPr>
          <w:rFonts w:ascii="Times New Roman" w:hAnsi="Times New Roman" w:cs="Times New Roman"/>
          <w:sz w:val="24"/>
        </w:rPr>
        <w:t>roteins predicted as non-binding</w:t>
      </w:r>
      <w:r w:rsidR="007D2EF2">
        <w:rPr>
          <w:rFonts w:ascii="Times New Roman" w:hAnsi="Times New Roman" w:cs="Times New Roman"/>
          <w:sz w:val="24"/>
        </w:rPr>
        <w:t>, in contrast,</w:t>
      </w:r>
      <w:r w:rsidR="004A1684" w:rsidRPr="004A1684">
        <w:rPr>
          <w:rFonts w:ascii="Times New Roman" w:hAnsi="Times New Roman" w:cs="Times New Roman"/>
          <w:sz w:val="24"/>
        </w:rPr>
        <w:t xml:space="preserve"> were enriched for broadly distributed or signaling-related domains, such as immunoglobulin-like </w:t>
      </w:r>
      <w:r w:rsidR="007D2EF2">
        <w:rPr>
          <w:rFonts w:ascii="Times New Roman" w:hAnsi="Times New Roman" w:cs="Times New Roman"/>
          <w:sz w:val="24"/>
        </w:rPr>
        <w:t xml:space="preserve">folds </w:t>
      </w:r>
      <w:r w:rsidR="004A1684" w:rsidRPr="004A1684">
        <w:rPr>
          <w:rFonts w:ascii="Times New Roman" w:hAnsi="Times New Roman" w:cs="Times New Roman"/>
          <w:sz w:val="24"/>
        </w:rPr>
        <w:t xml:space="preserve">and </w:t>
      </w:r>
      <w:r w:rsidR="007D2EF2">
        <w:rPr>
          <w:rFonts w:ascii="Times New Roman" w:hAnsi="Times New Roman" w:cs="Times New Roman"/>
          <w:sz w:val="24"/>
        </w:rPr>
        <w:t>G protein-coupled receptors (GPCRs)</w:t>
      </w:r>
      <w:r w:rsidR="004A1684" w:rsidRPr="004A1684">
        <w:rPr>
          <w:rFonts w:ascii="Times New Roman" w:hAnsi="Times New Roman" w:cs="Times New Roman"/>
          <w:sz w:val="24"/>
        </w:rPr>
        <w:t>.</w:t>
      </w:r>
    </w:p>
    <w:p w14:paraId="5DDA41F2" w14:textId="29B872C6" w:rsidR="004A1684" w:rsidRDefault="003B5F76" w:rsidP="00C04E4B">
      <w:pPr>
        <w:wordWrap/>
        <w:spacing w:line="360" w:lineRule="auto"/>
        <w:ind w:firstLine="432"/>
        <w:jc w:val="left"/>
        <w:rPr>
          <w:rFonts w:ascii="Times New Roman" w:hAnsi="Times New Roman" w:cs="Times New Roman"/>
          <w:sz w:val="24"/>
        </w:rPr>
      </w:pPr>
      <w:r>
        <w:rPr>
          <w:rFonts w:ascii="Times New Roman" w:hAnsi="Times New Roman" w:cs="Times New Roman"/>
          <w:sz w:val="24"/>
        </w:rPr>
        <w:t>These observations led us to investigate</w:t>
      </w:r>
      <w:r w:rsidR="004A1684" w:rsidRPr="004A1684">
        <w:rPr>
          <w:rFonts w:ascii="Times New Roman" w:hAnsi="Times New Roman" w:cs="Times New Roman"/>
          <w:sz w:val="24"/>
        </w:rPr>
        <w:t xml:space="preserve"> whether the model’s attention</w:t>
      </w:r>
      <w:r>
        <w:rPr>
          <w:rFonts w:ascii="Times New Roman" w:hAnsi="Times New Roman" w:cs="Times New Roman"/>
          <w:sz w:val="24"/>
        </w:rPr>
        <w:t xml:space="preserve"> patterns reflected the </w:t>
      </w:r>
      <w:r w:rsidR="004A1684" w:rsidRPr="004A1684">
        <w:rPr>
          <w:rFonts w:ascii="Times New Roman" w:hAnsi="Times New Roman" w:cs="Times New Roman"/>
          <w:sz w:val="24"/>
        </w:rPr>
        <w:t>enrich</w:t>
      </w:r>
      <w:r>
        <w:rPr>
          <w:rFonts w:ascii="Times New Roman" w:hAnsi="Times New Roman" w:cs="Times New Roman"/>
          <w:sz w:val="24"/>
        </w:rPr>
        <w:t xml:space="preserve">ment of binding-associated </w:t>
      </w:r>
      <w:r w:rsidR="004A1684" w:rsidRPr="004A1684">
        <w:rPr>
          <w:rFonts w:ascii="Times New Roman" w:hAnsi="Times New Roman" w:cs="Times New Roman"/>
          <w:sz w:val="24"/>
        </w:rPr>
        <w:t>domains</w:t>
      </w:r>
      <w:r>
        <w:rPr>
          <w:rFonts w:ascii="Times New Roman" w:hAnsi="Times New Roman" w:cs="Times New Roman"/>
          <w:sz w:val="24"/>
        </w:rPr>
        <w:t>. We</w:t>
      </w:r>
      <w:r w:rsidR="004A1684" w:rsidRPr="004A1684">
        <w:rPr>
          <w:rFonts w:ascii="Times New Roman" w:hAnsi="Times New Roman" w:cs="Times New Roman"/>
          <w:sz w:val="24"/>
        </w:rPr>
        <w:t xml:space="preserve"> quantified VAT scores within regions corresponding to the top </w:t>
      </w:r>
      <w:r w:rsidRPr="00C04E4B">
        <w:rPr>
          <w:rFonts w:ascii="Times New Roman" w:hAnsi="Times New Roman" w:cs="Times New Roman"/>
          <w:sz w:val="24"/>
        </w:rPr>
        <w:t xml:space="preserve">10 </w:t>
      </w:r>
      <w:r w:rsidR="004A1684" w:rsidRPr="00C04E4B">
        <w:rPr>
          <w:rFonts w:ascii="Times New Roman" w:hAnsi="Times New Roman" w:cs="Times New Roman"/>
          <w:sz w:val="24"/>
        </w:rPr>
        <w:t>IPR</w:t>
      </w:r>
      <w:r w:rsidRPr="00C04E4B">
        <w:rPr>
          <w:rFonts w:ascii="Times New Roman" w:hAnsi="Times New Roman" w:cs="Times New Roman"/>
          <w:sz w:val="24"/>
        </w:rPr>
        <w:t>s</w:t>
      </w:r>
      <w:r>
        <w:rPr>
          <w:rFonts w:ascii="Times New Roman" w:hAnsi="Times New Roman" w:cs="Times New Roman"/>
          <w:sz w:val="24"/>
        </w:rPr>
        <w:t xml:space="preserve"> and found that t</w:t>
      </w:r>
      <w:r w:rsidR="004A1684" w:rsidRPr="004A1684">
        <w:rPr>
          <w:rFonts w:ascii="Times New Roman" w:hAnsi="Times New Roman" w:cs="Times New Roman"/>
          <w:sz w:val="24"/>
        </w:rPr>
        <w:t xml:space="preserve">he summed maximum VAT scores were significantly higher in the positive predicted groups </w:t>
      </w:r>
      <w:r>
        <w:rPr>
          <w:rFonts w:ascii="Times New Roman" w:hAnsi="Times New Roman" w:cs="Times New Roman"/>
          <w:sz w:val="24"/>
        </w:rPr>
        <w:t>than in</w:t>
      </w:r>
      <w:r w:rsidR="004A1684" w:rsidRPr="004A1684">
        <w:rPr>
          <w:rFonts w:ascii="Times New Roman" w:hAnsi="Times New Roman" w:cs="Times New Roman"/>
          <w:sz w:val="24"/>
        </w:rPr>
        <w:t xml:space="preserve"> the negative groups for both the DBP and RBP models </w:t>
      </w:r>
      <w:r w:rsidR="004A1684" w:rsidRPr="003B5F76">
        <w:rPr>
          <w:rFonts w:ascii="Times New Roman" w:hAnsi="Times New Roman" w:cs="Times New Roman"/>
          <w:sz w:val="24"/>
        </w:rPr>
        <w:t>(</w:t>
      </w:r>
      <w:r w:rsidR="004A1684" w:rsidRPr="00C04E4B">
        <w:rPr>
          <w:rFonts w:ascii="Times New Roman" w:hAnsi="Times New Roman" w:cs="Times New Roman"/>
          <w:b/>
          <w:bCs/>
          <w:sz w:val="24"/>
        </w:rPr>
        <w:t>Fig. 3C</w:t>
      </w:r>
      <w:r w:rsidRPr="00C04E4B">
        <w:rPr>
          <w:rFonts w:ascii="Times New Roman" w:hAnsi="Times New Roman" w:cs="Times New Roman"/>
          <w:sz w:val="24"/>
        </w:rPr>
        <w:t xml:space="preserve">; p = </w:t>
      </w:r>
      <w:r w:rsidR="00713133" w:rsidRPr="00713133">
        <w:rPr>
          <w:rFonts w:ascii="Times New Roman" w:hAnsi="Times New Roman" w:cs="Times New Roman"/>
          <w:sz w:val="24"/>
        </w:rPr>
        <w:t>4.66 × 10</w:t>
      </w:r>
      <w:r w:rsidR="00713133" w:rsidRPr="00C04E4B">
        <w:rPr>
          <w:rFonts w:ascii="Times New Roman" w:hAnsi="Times New Roman" w:cs="Times New Roman"/>
          <w:sz w:val="24"/>
          <w:vertAlign w:val="superscript"/>
        </w:rPr>
        <w:t>-81</w:t>
      </w:r>
      <w:r w:rsidRPr="00C04E4B">
        <w:rPr>
          <w:rFonts w:ascii="Times New Roman" w:hAnsi="Times New Roman" w:cs="Times New Roman"/>
          <w:sz w:val="24"/>
        </w:rPr>
        <w:t xml:space="preserve"> and </w:t>
      </w:r>
      <w:r>
        <w:rPr>
          <w:rFonts w:ascii="Times New Roman" w:hAnsi="Times New Roman" w:cs="Times New Roman"/>
          <w:sz w:val="24"/>
        </w:rPr>
        <w:t xml:space="preserve">p </w:t>
      </w:r>
      <w:r w:rsidR="001464FE" w:rsidRPr="001464FE">
        <w:rPr>
          <w:rFonts w:ascii="Times New Roman" w:hAnsi="Times New Roman" w:cs="Times New Roman"/>
          <w:sz w:val="24"/>
        </w:rPr>
        <w:t>&lt; 2.2 × 10</w:t>
      </w:r>
      <w:r w:rsidR="001464FE" w:rsidRPr="00C04E4B">
        <w:rPr>
          <w:rFonts w:ascii="Times New Roman" w:hAnsi="Times New Roman" w:cs="Times New Roman"/>
          <w:sz w:val="24"/>
          <w:vertAlign w:val="superscript"/>
        </w:rPr>
        <w:t>-308</w:t>
      </w:r>
      <w:r w:rsidRPr="00C04E4B">
        <w:rPr>
          <w:rFonts w:ascii="Times New Roman" w:hAnsi="Times New Roman" w:cs="Times New Roman"/>
          <w:sz w:val="24"/>
        </w:rPr>
        <w:t>, respectively</w:t>
      </w:r>
      <w:r w:rsidR="004A1684" w:rsidRPr="003B5F76">
        <w:rPr>
          <w:rFonts w:ascii="Times New Roman" w:hAnsi="Times New Roman" w:cs="Times New Roman"/>
          <w:sz w:val="24"/>
        </w:rPr>
        <w:t>)</w:t>
      </w:r>
      <w:r w:rsidR="004A1684" w:rsidRPr="004A1684">
        <w:rPr>
          <w:rFonts w:ascii="Times New Roman" w:hAnsi="Times New Roman" w:cs="Times New Roman"/>
          <w:sz w:val="24"/>
        </w:rPr>
        <w:t xml:space="preserve">. These results </w:t>
      </w:r>
      <w:r>
        <w:rPr>
          <w:rFonts w:ascii="Times New Roman" w:hAnsi="Times New Roman" w:cs="Times New Roman"/>
          <w:sz w:val="24"/>
        </w:rPr>
        <w:t xml:space="preserve">demonstrate </w:t>
      </w:r>
      <w:r w:rsidR="004A1684" w:rsidRPr="004A1684">
        <w:rPr>
          <w:rFonts w:ascii="Times New Roman" w:hAnsi="Times New Roman" w:cs="Times New Roman"/>
          <w:sz w:val="24"/>
        </w:rPr>
        <w:t xml:space="preserve">that the model assigns higher attention to domain regions associated with nucleic acid–binding functions, </w:t>
      </w:r>
      <w:r>
        <w:rPr>
          <w:rFonts w:ascii="Times New Roman" w:hAnsi="Times New Roman" w:cs="Times New Roman"/>
          <w:sz w:val="24"/>
        </w:rPr>
        <w:t>consistent with the domain enrichment patterns observed in the predicted binding groups.</w:t>
      </w:r>
    </w:p>
    <w:p w14:paraId="7B388696" w14:textId="77777777" w:rsidR="00C8386A" w:rsidRPr="00795951" w:rsidRDefault="00C8386A" w:rsidP="00C04E4B">
      <w:pPr>
        <w:wordWrap/>
        <w:spacing w:line="360" w:lineRule="auto"/>
        <w:jc w:val="left"/>
        <w:rPr>
          <w:rFonts w:ascii="Times New Roman" w:hAnsi="Times New Roman" w:cs="Times New Roman"/>
          <w:sz w:val="22"/>
          <w:szCs w:val="22"/>
        </w:rPr>
      </w:pPr>
    </w:p>
    <w:p w14:paraId="4797E3E3" w14:textId="4E5DA32F" w:rsidR="00306C2D" w:rsidRPr="0010666D" w:rsidRDefault="006C602F" w:rsidP="00C04E4B">
      <w:pPr>
        <w:wordWrap/>
        <w:spacing w:line="360" w:lineRule="auto"/>
        <w:jc w:val="left"/>
        <w:rPr>
          <w:rFonts w:ascii="Times New Roman" w:hAnsi="Times New Roman" w:cs="Times New Roman"/>
          <w:b/>
          <w:bCs/>
          <w:sz w:val="24"/>
        </w:rPr>
      </w:pPr>
      <w:r>
        <w:rPr>
          <w:rFonts w:ascii="Times New Roman" w:hAnsi="Times New Roman" w:cs="Times New Roman"/>
          <w:b/>
          <w:bCs/>
          <w:sz w:val="24"/>
        </w:rPr>
        <w:t>Attention-based analysis identifies functional binding regions</w:t>
      </w:r>
    </w:p>
    <w:p w14:paraId="05A50EAE" w14:textId="615C0103" w:rsidR="00C67408" w:rsidRPr="00C67408" w:rsidRDefault="00C67408" w:rsidP="00922367">
      <w:pPr>
        <w:wordWrap/>
        <w:spacing w:line="360" w:lineRule="auto"/>
        <w:ind w:firstLine="432"/>
        <w:jc w:val="left"/>
        <w:rPr>
          <w:rFonts w:ascii="Times New Roman" w:hAnsi="Times New Roman" w:cs="Times New Roman"/>
          <w:sz w:val="24"/>
        </w:rPr>
      </w:pPr>
      <w:r w:rsidRPr="00C67408">
        <w:rPr>
          <w:rFonts w:ascii="Times New Roman" w:hAnsi="Times New Roman" w:cs="Times New Roman"/>
          <w:sz w:val="24"/>
        </w:rPr>
        <w:t xml:space="preserve">To </w:t>
      </w:r>
      <w:r w:rsidR="00922367">
        <w:rPr>
          <w:rFonts w:ascii="Times New Roman" w:hAnsi="Times New Roman" w:cs="Times New Roman"/>
          <w:sz w:val="24"/>
        </w:rPr>
        <w:t xml:space="preserve">visualize </w:t>
      </w:r>
      <w:r w:rsidRPr="00C67408">
        <w:rPr>
          <w:rFonts w:ascii="Times New Roman" w:hAnsi="Times New Roman" w:cs="Times New Roman"/>
          <w:sz w:val="24"/>
        </w:rPr>
        <w:t>how the model’s attention is distributed across functional domains at the</w:t>
      </w:r>
      <w:r w:rsidR="00922367">
        <w:rPr>
          <w:rFonts w:ascii="Times New Roman" w:hAnsi="Times New Roman" w:cs="Times New Roman"/>
          <w:sz w:val="24"/>
        </w:rPr>
        <w:t xml:space="preserve"> </w:t>
      </w:r>
      <w:r w:rsidRPr="00C67408">
        <w:rPr>
          <w:rFonts w:ascii="Times New Roman" w:hAnsi="Times New Roman" w:cs="Times New Roman"/>
          <w:sz w:val="24"/>
        </w:rPr>
        <w:t>individual protein</w:t>
      </w:r>
      <w:r w:rsidR="00922367">
        <w:rPr>
          <w:rFonts w:ascii="Times New Roman" w:hAnsi="Times New Roman" w:cs="Times New Roman"/>
          <w:sz w:val="24"/>
        </w:rPr>
        <w:t xml:space="preserve"> level</w:t>
      </w:r>
      <w:r w:rsidRPr="00C67408">
        <w:rPr>
          <w:rFonts w:ascii="Times New Roman" w:hAnsi="Times New Roman" w:cs="Times New Roman"/>
          <w:sz w:val="24"/>
        </w:rPr>
        <w:t xml:space="preserve">, we </w:t>
      </w:r>
      <w:r w:rsidR="00922367">
        <w:rPr>
          <w:rFonts w:ascii="Times New Roman" w:hAnsi="Times New Roman" w:cs="Times New Roman"/>
          <w:sz w:val="24"/>
        </w:rPr>
        <w:t xml:space="preserve">show VAT score profiles of </w:t>
      </w:r>
      <w:r w:rsidRPr="00C67408">
        <w:rPr>
          <w:rFonts w:ascii="Times New Roman" w:hAnsi="Times New Roman" w:cs="Times New Roman"/>
          <w:sz w:val="24"/>
        </w:rPr>
        <w:t xml:space="preserve">proteins predicted as nucleic acid </w:t>
      </w:r>
      <w:r w:rsidRPr="00C67408">
        <w:rPr>
          <w:rFonts w:ascii="Times New Roman" w:hAnsi="Times New Roman" w:cs="Times New Roman"/>
          <w:sz w:val="24"/>
        </w:rPr>
        <w:lastRenderedPageBreak/>
        <w:t xml:space="preserve">binding </w:t>
      </w:r>
      <w:r w:rsidRPr="00C04E4B">
        <w:rPr>
          <w:rFonts w:ascii="Times New Roman" w:hAnsi="Times New Roman" w:cs="Times New Roman"/>
          <w:b/>
          <w:bCs/>
          <w:sz w:val="24"/>
        </w:rPr>
        <w:t>(Fig. 4</w:t>
      </w:r>
      <w:ins w:id="14" w:author="김한진 [2]" w:date="2026-01-26T19:12:00Z" w16du:dateUtc="2026-01-26T10:12:00Z">
        <w:r w:rsidR="00B85F2C">
          <w:rPr>
            <w:rFonts w:ascii="Times New Roman" w:hAnsi="Times New Roman" w:cs="Times New Roman"/>
            <w:b/>
            <w:bCs/>
            <w:sz w:val="24"/>
          </w:rPr>
          <w:t xml:space="preserve">; </w:t>
        </w:r>
        <w:r w:rsidR="00B85F2C" w:rsidRPr="00B85F2C">
          <w:rPr>
            <w:rFonts w:ascii="Times New Roman" w:hAnsi="Times New Roman" w:cs="Times New Roman"/>
            <w:b/>
            <w:bCs/>
            <w:sz w:val="24"/>
          </w:rPr>
          <w:t>Table S1</w:t>
        </w:r>
      </w:ins>
      <w:r w:rsidRPr="00C04E4B">
        <w:rPr>
          <w:rFonts w:ascii="Times New Roman" w:hAnsi="Times New Roman" w:cs="Times New Roman"/>
          <w:b/>
          <w:bCs/>
          <w:sz w:val="24"/>
        </w:rPr>
        <w:t>)</w:t>
      </w:r>
      <w:r w:rsidRPr="00C67408">
        <w:rPr>
          <w:rFonts w:ascii="Times New Roman" w:hAnsi="Times New Roman" w:cs="Times New Roman"/>
          <w:sz w:val="24"/>
        </w:rPr>
        <w:t>.</w:t>
      </w:r>
      <w:r w:rsidR="00922367">
        <w:rPr>
          <w:rFonts w:ascii="Times New Roman" w:hAnsi="Times New Roman" w:cs="Times New Roman"/>
          <w:sz w:val="24"/>
        </w:rPr>
        <w:t xml:space="preserve"> For DBP predictions, we selected proteins with distinct domain architectures. </w:t>
      </w:r>
      <w:r w:rsidRPr="00C67408">
        <w:rPr>
          <w:rFonts w:ascii="Times New Roman" w:hAnsi="Times New Roman" w:cs="Times New Roman"/>
          <w:sz w:val="24"/>
        </w:rPr>
        <w:t>TRIM24 contains multiple zinc finger and bromodomain regions</w:t>
      </w:r>
      <w:r w:rsidR="00922367">
        <w:rPr>
          <w:rFonts w:ascii="Times New Roman" w:hAnsi="Times New Roman" w:cs="Times New Roman"/>
          <w:sz w:val="24"/>
        </w:rPr>
        <w:t xml:space="preserve">, and </w:t>
      </w:r>
      <w:r w:rsidR="00922367" w:rsidRPr="00C67408">
        <w:rPr>
          <w:rFonts w:ascii="Times New Roman" w:hAnsi="Times New Roman" w:cs="Times New Roman"/>
          <w:sz w:val="24"/>
        </w:rPr>
        <w:t>RHOXF2</w:t>
      </w:r>
      <w:r w:rsidR="00922367">
        <w:rPr>
          <w:rFonts w:ascii="Times New Roman" w:hAnsi="Times New Roman" w:cs="Times New Roman"/>
          <w:sz w:val="24"/>
        </w:rPr>
        <w:t xml:space="preserve"> harbors a single </w:t>
      </w:r>
      <w:r w:rsidR="00922367" w:rsidRPr="00C67408">
        <w:rPr>
          <w:rFonts w:ascii="Times New Roman" w:hAnsi="Times New Roman" w:cs="Times New Roman"/>
          <w:sz w:val="24"/>
        </w:rPr>
        <w:t>homeodomain</w:t>
      </w:r>
      <w:r w:rsidR="00922367">
        <w:rPr>
          <w:rFonts w:ascii="Times New Roman" w:hAnsi="Times New Roman" w:cs="Times New Roman"/>
          <w:sz w:val="24"/>
        </w:rPr>
        <w:t>. Despite these structural differences, both proteins exhibited</w:t>
      </w:r>
      <w:r w:rsidRPr="00C67408">
        <w:rPr>
          <w:rFonts w:ascii="Times New Roman" w:hAnsi="Times New Roman" w:cs="Times New Roman"/>
          <w:sz w:val="24"/>
        </w:rPr>
        <w:t xml:space="preserve"> VAT score</w:t>
      </w:r>
      <w:r w:rsidR="00922367">
        <w:rPr>
          <w:rFonts w:ascii="Times New Roman" w:hAnsi="Times New Roman" w:cs="Times New Roman"/>
          <w:sz w:val="24"/>
        </w:rPr>
        <w:t xml:space="preserve"> peaks concentrated</w:t>
      </w:r>
      <w:r w:rsidRPr="00C67408">
        <w:rPr>
          <w:rFonts w:ascii="Times New Roman" w:hAnsi="Times New Roman" w:cs="Times New Roman"/>
          <w:sz w:val="24"/>
        </w:rPr>
        <w:t xml:space="preserve"> over annotated </w:t>
      </w:r>
      <w:r w:rsidR="005A1737">
        <w:rPr>
          <w:rFonts w:ascii="Times New Roman" w:hAnsi="Times New Roman" w:cs="Times New Roman"/>
          <w:sz w:val="24"/>
        </w:rPr>
        <w:t xml:space="preserve">DNA-binding domains, with </w:t>
      </w:r>
      <w:r w:rsidRPr="00C67408">
        <w:rPr>
          <w:rFonts w:ascii="Times New Roman" w:hAnsi="Times New Roman" w:cs="Times New Roman"/>
          <w:sz w:val="24"/>
        </w:rPr>
        <w:t>lower</w:t>
      </w:r>
      <w:r w:rsidR="005A1737">
        <w:rPr>
          <w:rFonts w:ascii="Times New Roman" w:hAnsi="Times New Roman" w:cs="Times New Roman"/>
          <w:sz w:val="24"/>
        </w:rPr>
        <w:t xml:space="preserve"> scores in regions </w:t>
      </w:r>
      <w:r w:rsidRPr="00C67408">
        <w:rPr>
          <w:rFonts w:ascii="Times New Roman" w:hAnsi="Times New Roman" w:cs="Times New Roman"/>
          <w:sz w:val="24"/>
        </w:rPr>
        <w:t xml:space="preserve">lacking binding annotations </w:t>
      </w:r>
      <w:r w:rsidRPr="00762C0B">
        <w:rPr>
          <w:rFonts w:ascii="Times New Roman" w:hAnsi="Times New Roman" w:cs="Times New Roman"/>
          <w:b/>
          <w:bCs/>
          <w:sz w:val="24"/>
        </w:rPr>
        <w:t>(Fig. 4</w:t>
      </w:r>
      <w:r w:rsidR="005F1C00">
        <w:rPr>
          <w:rFonts w:ascii="Times New Roman" w:hAnsi="Times New Roman" w:cs="Times New Roman"/>
          <w:b/>
          <w:bCs/>
          <w:sz w:val="24"/>
        </w:rPr>
        <w:t>A</w:t>
      </w:r>
      <w:r w:rsidRPr="00762C0B">
        <w:rPr>
          <w:rFonts w:ascii="Times New Roman" w:hAnsi="Times New Roman" w:cs="Times New Roman"/>
          <w:b/>
          <w:bCs/>
          <w:sz w:val="24"/>
        </w:rPr>
        <w:t>, B)</w:t>
      </w:r>
      <w:r w:rsidRPr="00C67408">
        <w:rPr>
          <w:rFonts w:ascii="Times New Roman" w:hAnsi="Times New Roman" w:cs="Times New Roman"/>
          <w:sz w:val="24"/>
        </w:rPr>
        <w:t xml:space="preserve">. </w:t>
      </w:r>
    </w:p>
    <w:p w14:paraId="3847D467" w14:textId="177E4388" w:rsidR="00F5035D" w:rsidRPr="00762C0B" w:rsidRDefault="005F1C00" w:rsidP="00762C0B">
      <w:pPr>
        <w:wordWrap/>
        <w:spacing w:line="360" w:lineRule="auto"/>
        <w:ind w:firstLine="432"/>
        <w:jc w:val="left"/>
        <w:rPr>
          <w:rFonts w:ascii="Times New Roman" w:hAnsi="Times New Roman" w:cs="Times New Roman"/>
          <w:b/>
          <w:bCs/>
          <w:sz w:val="28"/>
          <w:szCs w:val="28"/>
        </w:rPr>
      </w:pPr>
      <w:r>
        <w:rPr>
          <w:rFonts w:ascii="Times New Roman" w:hAnsi="Times New Roman" w:cs="Times New Roman"/>
          <w:sz w:val="24"/>
        </w:rPr>
        <w:t xml:space="preserve">A consistent pattern was observed in RBP predictions. </w:t>
      </w:r>
      <w:r w:rsidR="00C67408" w:rsidRPr="00C67408">
        <w:rPr>
          <w:rFonts w:ascii="Times New Roman" w:hAnsi="Times New Roman" w:cs="Times New Roman"/>
          <w:sz w:val="24"/>
        </w:rPr>
        <w:t>U2SURP</w:t>
      </w:r>
      <w:r>
        <w:rPr>
          <w:rFonts w:ascii="Times New Roman" w:hAnsi="Times New Roman" w:cs="Times New Roman"/>
          <w:sz w:val="24"/>
        </w:rPr>
        <w:t xml:space="preserve"> contains multiple </w:t>
      </w:r>
      <w:r w:rsidR="00C67408" w:rsidRPr="00C67408">
        <w:rPr>
          <w:rFonts w:ascii="Times New Roman" w:hAnsi="Times New Roman" w:cs="Times New Roman"/>
          <w:sz w:val="24"/>
        </w:rPr>
        <w:t>RNA</w:t>
      </w:r>
      <w:r>
        <w:rPr>
          <w:rFonts w:ascii="Times New Roman" w:hAnsi="Times New Roman" w:cs="Times New Roman"/>
          <w:sz w:val="24"/>
        </w:rPr>
        <w:t xml:space="preserve">-binding-associated domains including </w:t>
      </w:r>
      <w:r w:rsidR="00C67408" w:rsidRPr="00C67408">
        <w:rPr>
          <w:rFonts w:ascii="Times New Roman" w:hAnsi="Times New Roman" w:cs="Times New Roman"/>
          <w:sz w:val="24"/>
        </w:rPr>
        <w:t>RRM</w:t>
      </w:r>
      <w:r>
        <w:rPr>
          <w:rFonts w:ascii="Times New Roman" w:hAnsi="Times New Roman" w:cs="Times New Roman"/>
          <w:sz w:val="24"/>
        </w:rPr>
        <w:t>,</w:t>
      </w:r>
      <w:r w:rsidR="00C67408" w:rsidRPr="00C67408">
        <w:rPr>
          <w:rFonts w:ascii="Times New Roman" w:hAnsi="Times New Roman" w:cs="Times New Roman"/>
          <w:sz w:val="24"/>
        </w:rPr>
        <w:t xml:space="preserve"> SWAP/Surp, CID, and Cwf21 domains, </w:t>
      </w:r>
      <w:r>
        <w:rPr>
          <w:rFonts w:ascii="Times New Roman" w:hAnsi="Times New Roman" w:cs="Times New Roman"/>
          <w:sz w:val="24"/>
        </w:rPr>
        <w:t>and showed VAT score peaks corresponding to each domain region</w:t>
      </w:r>
      <w:r w:rsidR="00C67408" w:rsidRPr="00C67408">
        <w:rPr>
          <w:rFonts w:ascii="Times New Roman" w:hAnsi="Times New Roman" w:cs="Times New Roman"/>
          <w:sz w:val="24"/>
        </w:rPr>
        <w:t xml:space="preserve"> </w:t>
      </w:r>
      <w:r w:rsidR="00C67408" w:rsidRPr="00762C0B">
        <w:rPr>
          <w:rFonts w:ascii="Times New Roman" w:hAnsi="Times New Roman" w:cs="Times New Roman"/>
          <w:b/>
          <w:bCs/>
          <w:sz w:val="24"/>
        </w:rPr>
        <w:t>(Fig. 4C)</w:t>
      </w:r>
      <w:r w:rsidR="00C67408" w:rsidRPr="00C67408">
        <w:rPr>
          <w:rFonts w:ascii="Times New Roman" w:hAnsi="Times New Roman" w:cs="Times New Roman"/>
          <w:sz w:val="24"/>
        </w:rPr>
        <w:t>. HNRNPH3</w:t>
      </w:r>
      <w:r>
        <w:rPr>
          <w:rFonts w:ascii="Times New Roman" w:hAnsi="Times New Roman" w:cs="Times New Roman"/>
          <w:sz w:val="24"/>
        </w:rPr>
        <w:t xml:space="preserve"> contains </w:t>
      </w:r>
      <w:r w:rsidR="00C67408" w:rsidRPr="00C67408">
        <w:rPr>
          <w:rFonts w:ascii="Times New Roman" w:hAnsi="Times New Roman" w:cs="Times New Roman"/>
          <w:sz w:val="24"/>
        </w:rPr>
        <w:t xml:space="preserve">two RRM </w:t>
      </w:r>
      <w:r w:rsidR="005B6D95">
        <w:rPr>
          <w:rFonts w:ascii="Times New Roman" w:hAnsi="Times New Roman" w:cs="Times New Roman"/>
          <w:sz w:val="24"/>
        </w:rPr>
        <w:t>domains</w:t>
      </w:r>
      <w:r w:rsidR="00C67408" w:rsidRPr="00C67408">
        <w:rPr>
          <w:rFonts w:ascii="Times New Roman" w:hAnsi="Times New Roman" w:cs="Times New Roman"/>
          <w:sz w:val="24"/>
        </w:rPr>
        <w:t xml:space="preserve">, </w:t>
      </w:r>
      <w:r>
        <w:rPr>
          <w:rFonts w:ascii="Times New Roman" w:hAnsi="Times New Roman" w:cs="Times New Roman"/>
          <w:sz w:val="24"/>
        </w:rPr>
        <w:t>and VAT peaks coincided specifically with these annotated regions</w:t>
      </w:r>
      <w:r w:rsidR="00C67408" w:rsidRPr="00C67408">
        <w:rPr>
          <w:rFonts w:ascii="Times New Roman" w:hAnsi="Times New Roman" w:cs="Times New Roman"/>
          <w:sz w:val="24"/>
        </w:rPr>
        <w:t xml:space="preserve"> </w:t>
      </w:r>
      <w:r w:rsidR="00C67408" w:rsidRPr="00762C0B">
        <w:rPr>
          <w:rFonts w:ascii="Times New Roman" w:hAnsi="Times New Roman" w:cs="Times New Roman"/>
          <w:b/>
          <w:bCs/>
          <w:sz w:val="24"/>
        </w:rPr>
        <w:t>(Fig. 4D)</w:t>
      </w:r>
      <w:r w:rsidR="00C67408" w:rsidRPr="00C67408">
        <w:rPr>
          <w:rFonts w:ascii="Times New Roman" w:hAnsi="Times New Roman" w:cs="Times New Roman"/>
          <w:sz w:val="24"/>
        </w:rPr>
        <w:t xml:space="preserve">. </w:t>
      </w:r>
      <w:r w:rsidR="005B6D95">
        <w:rPr>
          <w:rFonts w:ascii="Times New Roman" w:hAnsi="Times New Roman" w:cs="Times New Roman"/>
          <w:sz w:val="24"/>
        </w:rPr>
        <w:t>T</w:t>
      </w:r>
      <w:r w:rsidR="00C67408" w:rsidRPr="00C67408">
        <w:rPr>
          <w:rFonts w:ascii="Times New Roman" w:hAnsi="Times New Roman" w:cs="Times New Roman"/>
          <w:sz w:val="24"/>
        </w:rPr>
        <w:t xml:space="preserve">hese examples </w:t>
      </w:r>
      <w:r w:rsidR="005B6D95">
        <w:rPr>
          <w:rFonts w:ascii="Times New Roman" w:hAnsi="Times New Roman" w:cs="Times New Roman"/>
          <w:sz w:val="24"/>
        </w:rPr>
        <w:t xml:space="preserve">confirm </w:t>
      </w:r>
      <w:r w:rsidR="00C67408" w:rsidRPr="00C67408">
        <w:rPr>
          <w:rFonts w:ascii="Times New Roman" w:hAnsi="Times New Roman" w:cs="Times New Roman"/>
          <w:sz w:val="24"/>
        </w:rPr>
        <w:t xml:space="preserve">that the model’s attention </w:t>
      </w:r>
      <w:r w:rsidR="007E3ED8">
        <w:rPr>
          <w:rFonts w:ascii="Times New Roman" w:hAnsi="Times New Roman" w:cs="Times New Roman"/>
          <w:sz w:val="24"/>
        </w:rPr>
        <w:t xml:space="preserve">corresponds to </w:t>
      </w:r>
      <w:r w:rsidR="00C67408" w:rsidRPr="00C67408">
        <w:rPr>
          <w:rFonts w:ascii="Times New Roman" w:hAnsi="Times New Roman" w:cs="Times New Roman"/>
          <w:sz w:val="24"/>
        </w:rPr>
        <w:t xml:space="preserve">annotated nucleic acid–binding domains at the </w:t>
      </w:r>
      <w:r w:rsidR="007E3ED8">
        <w:rPr>
          <w:rFonts w:ascii="Times New Roman" w:hAnsi="Times New Roman" w:cs="Times New Roman"/>
          <w:sz w:val="24"/>
        </w:rPr>
        <w:t xml:space="preserve">single-protein </w:t>
      </w:r>
      <w:r w:rsidR="00C67408" w:rsidRPr="00C67408">
        <w:rPr>
          <w:rFonts w:ascii="Times New Roman" w:hAnsi="Times New Roman" w:cs="Times New Roman"/>
          <w:sz w:val="24"/>
        </w:rPr>
        <w:t xml:space="preserve">level, </w:t>
      </w:r>
      <w:r w:rsidR="007E3ED8">
        <w:rPr>
          <w:rFonts w:ascii="Times New Roman" w:hAnsi="Times New Roman" w:cs="Times New Roman"/>
          <w:sz w:val="24"/>
        </w:rPr>
        <w:t xml:space="preserve">as demonstrated in the </w:t>
      </w:r>
      <w:r w:rsidR="00C67408" w:rsidRPr="00C67408">
        <w:rPr>
          <w:rFonts w:ascii="Times New Roman" w:hAnsi="Times New Roman" w:cs="Times New Roman"/>
          <w:sz w:val="24"/>
        </w:rPr>
        <w:t xml:space="preserve">domain-level </w:t>
      </w:r>
      <w:r w:rsidR="007E3ED8">
        <w:rPr>
          <w:rFonts w:ascii="Times New Roman" w:hAnsi="Times New Roman" w:cs="Times New Roman"/>
          <w:sz w:val="24"/>
        </w:rPr>
        <w:t>analysis</w:t>
      </w:r>
      <w:r w:rsidR="00C67408" w:rsidRPr="00C67408">
        <w:rPr>
          <w:rFonts w:ascii="Times New Roman" w:hAnsi="Times New Roman" w:cs="Times New Roman"/>
          <w:sz w:val="24"/>
        </w:rPr>
        <w:t>.</w:t>
      </w:r>
      <w:r w:rsidR="00F5035D" w:rsidRPr="00762C0B">
        <w:rPr>
          <w:rFonts w:ascii="Times New Roman" w:hAnsi="Times New Roman" w:cs="Times New Roman"/>
          <w:b/>
          <w:bCs/>
          <w:sz w:val="28"/>
          <w:szCs w:val="28"/>
        </w:rPr>
        <w:br w:type="page"/>
      </w:r>
    </w:p>
    <w:p w14:paraId="086AB93B" w14:textId="11605920" w:rsidR="00CE5FC1" w:rsidRDefault="00512DE3" w:rsidP="00382ADC">
      <w:pPr>
        <w:wordWrap/>
        <w:spacing w:line="360" w:lineRule="auto"/>
        <w:rPr>
          <w:rFonts w:ascii="Times New Roman" w:hAnsi="Times New Roman" w:cs="Times New Roman"/>
          <w:b/>
          <w:bCs/>
          <w:sz w:val="28"/>
          <w:szCs w:val="28"/>
        </w:rPr>
      </w:pPr>
      <w:r w:rsidRPr="00BF3EF0">
        <w:rPr>
          <w:rFonts w:ascii="Times New Roman" w:hAnsi="Times New Roman" w:cs="Times New Roman"/>
          <w:b/>
          <w:bCs/>
          <w:sz w:val="28"/>
          <w:szCs w:val="28"/>
        </w:rPr>
        <w:lastRenderedPageBreak/>
        <w:t>Discussion</w:t>
      </w:r>
    </w:p>
    <w:p w14:paraId="5C9B6817" w14:textId="77777777" w:rsidR="00DF5738" w:rsidRDefault="00D71133" w:rsidP="00AD2206">
      <w:pPr>
        <w:wordWrap/>
        <w:spacing w:line="360" w:lineRule="auto"/>
        <w:ind w:firstLine="432"/>
        <w:jc w:val="left"/>
        <w:rPr>
          <w:ins w:id="15" w:author="박춘구" w:date="2026-01-26T08:26:00Z" w16du:dateUtc="2026-01-25T23:26:00Z"/>
          <w:rFonts w:ascii="Times New Roman" w:hAnsi="Times New Roman" w:cs="Times New Roman"/>
          <w:sz w:val="24"/>
        </w:rPr>
      </w:pPr>
      <w:r>
        <w:rPr>
          <w:rFonts w:ascii="Times New Roman" w:hAnsi="Times New Roman" w:cs="Times New Roman"/>
          <w:sz w:val="24"/>
        </w:rPr>
        <w:t>S</w:t>
      </w:r>
      <w:r w:rsidR="00630ECE" w:rsidRPr="008B1EB3">
        <w:rPr>
          <w:rFonts w:ascii="Times New Roman" w:hAnsi="Times New Roman" w:cs="Times New Roman"/>
          <w:sz w:val="24"/>
        </w:rPr>
        <w:t>equence-based Transformer models</w:t>
      </w:r>
      <w:r>
        <w:rPr>
          <w:rFonts w:ascii="Times New Roman" w:hAnsi="Times New Roman" w:cs="Times New Roman"/>
          <w:sz w:val="24"/>
        </w:rPr>
        <w:t xml:space="preserve"> designed and evaluated in this study accurately identify </w:t>
      </w:r>
      <w:r w:rsidR="00630ECE" w:rsidRPr="008B1EB3">
        <w:rPr>
          <w:rFonts w:ascii="Times New Roman" w:hAnsi="Times New Roman" w:cs="Times New Roman"/>
          <w:sz w:val="24"/>
        </w:rPr>
        <w:t xml:space="preserve">nucleic acid–binding proteins </w:t>
      </w:r>
      <w:r w:rsidR="00327736">
        <w:rPr>
          <w:rFonts w:ascii="Times New Roman" w:hAnsi="Times New Roman" w:cs="Times New Roman"/>
          <w:sz w:val="24"/>
        </w:rPr>
        <w:t xml:space="preserve">and reveal </w:t>
      </w:r>
      <w:r w:rsidR="00630ECE" w:rsidRPr="008B1EB3">
        <w:rPr>
          <w:rFonts w:ascii="Times New Roman" w:hAnsi="Times New Roman" w:cs="Times New Roman"/>
          <w:sz w:val="24"/>
        </w:rPr>
        <w:t>the functional regions</w:t>
      </w:r>
      <w:r w:rsidR="00327736">
        <w:rPr>
          <w:rFonts w:ascii="Times New Roman" w:hAnsi="Times New Roman" w:cs="Times New Roman"/>
          <w:sz w:val="24"/>
        </w:rPr>
        <w:t xml:space="preserve"> that</w:t>
      </w:r>
      <w:r w:rsidR="00630ECE" w:rsidRPr="008B1EB3">
        <w:rPr>
          <w:rFonts w:ascii="Times New Roman" w:hAnsi="Times New Roman" w:cs="Times New Roman"/>
          <w:sz w:val="24"/>
        </w:rPr>
        <w:t xml:space="preserve"> driv</w:t>
      </w:r>
      <w:r w:rsidR="00327736">
        <w:rPr>
          <w:rFonts w:ascii="Times New Roman" w:hAnsi="Times New Roman" w:cs="Times New Roman"/>
          <w:sz w:val="24"/>
        </w:rPr>
        <w:t>e</w:t>
      </w:r>
      <w:r w:rsidR="00630ECE" w:rsidRPr="008B1EB3">
        <w:rPr>
          <w:rFonts w:ascii="Times New Roman" w:hAnsi="Times New Roman" w:cs="Times New Roman"/>
          <w:sz w:val="24"/>
        </w:rPr>
        <w:t xml:space="preserve"> </w:t>
      </w:r>
      <w:r w:rsidR="00327736">
        <w:rPr>
          <w:rFonts w:ascii="Times New Roman" w:hAnsi="Times New Roman" w:cs="Times New Roman"/>
          <w:sz w:val="24"/>
        </w:rPr>
        <w:t>their</w:t>
      </w:r>
      <w:r w:rsidR="00630ECE" w:rsidRPr="008B1EB3">
        <w:rPr>
          <w:rFonts w:ascii="Times New Roman" w:hAnsi="Times New Roman" w:cs="Times New Roman"/>
          <w:sz w:val="24"/>
        </w:rPr>
        <w:t xml:space="preserve"> predictions</w:t>
      </w:r>
      <w:r w:rsidR="00327736">
        <w:rPr>
          <w:rFonts w:ascii="Times New Roman" w:hAnsi="Times New Roman" w:cs="Times New Roman"/>
          <w:sz w:val="24"/>
        </w:rPr>
        <w:t xml:space="preserve">. To understand how the model encodes these functional signals, we performed </w:t>
      </w:r>
      <w:r w:rsidR="00630ECE" w:rsidRPr="008B1EB3">
        <w:rPr>
          <w:rFonts w:ascii="Times New Roman" w:hAnsi="Times New Roman" w:cs="Times New Roman"/>
          <w:sz w:val="24"/>
        </w:rPr>
        <w:t>systematic domain enrichment and attention-based analyses</w:t>
      </w:r>
      <w:r w:rsidR="00327736">
        <w:rPr>
          <w:rFonts w:ascii="Times New Roman" w:hAnsi="Times New Roman" w:cs="Times New Roman"/>
          <w:sz w:val="24"/>
        </w:rPr>
        <w:t xml:space="preserve"> and </w:t>
      </w:r>
      <w:r w:rsidR="00630ECE" w:rsidRPr="008B1EB3">
        <w:rPr>
          <w:rFonts w:ascii="Times New Roman" w:hAnsi="Times New Roman" w:cs="Times New Roman"/>
          <w:sz w:val="24"/>
        </w:rPr>
        <w:t>found that attention is preferentially concentrated within annotated DNA- and RNA-binding domains across diverse protein architectures.</w:t>
      </w:r>
      <w:r w:rsidR="00327736">
        <w:rPr>
          <w:rFonts w:ascii="Times New Roman" w:hAnsi="Times New Roman" w:cs="Times New Roman"/>
          <w:sz w:val="24"/>
        </w:rPr>
        <w:t xml:space="preserve"> These properties indicates that the model </w:t>
      </w:r>
      <w:r w:rsidR="009F7666">
        <w:rPr>
          <w:rFonts w:ascii="Times New Roman" w:hAnsi="Times New Roman" w:cs="Times New Roman"/>
          <w:sz w:val="24"/>
        </w:rPr>
        <w:t xml:space="preserve">can extract domain-level signals directly from sequence, without relying on explicit prior knowledge of binding regions. In this respect, our approach departs </w:t>
      </w:r>
      <w:r w:rsidR="009F7666" w:rsidRPr="008409A1">
        <w:rPr>
          <w:rFonts w:ascii="Times New Roman" w:hAnsi="Times New Roman" w:cs="Times New Roman"/>
          <w:sz w:val="24"/>
        </w:rPr>
        <w:t xml:space="preserve">from traditional </w:t>
      </w:r>
      <w:r w:rsidR="00060044">
        <w:rPr>
          <w:rFonts w:ascii="Times New Roman" w:hAnsi="Times New Roman" w:cs="Times New Roman"/>
          <w:sz w:val="24"/>
        </w:rPr>
        <w:t xml:space="preserve">methods for </w:t>
      </w:r>
      <w:r w:rsidR="009F7666" w:rsidRPr="008409A1">
        <w:rPr>
          <w:rFonts w:ascii="Times New Roman" w:hAnsi="Times New Roman" w:cs="Times New Roman"/>
          <w:sz w:val="24"/>
        </w:rPr>
        <w:t xml:space="preserve">predicting </w:t>
      </w:r>
      <w:r w:rsidR="009F7666">
        <w:rPr>
          <w:rFonts w:ascii="Times New Roman" w:hAnsi="Times New Roman" w:cs="Times New Roman"/>
          <w:sz w:val="24"/>
        </w:rPr>
        <w:t>DBPs and RBPs</w:t>
      </w:r>
      <w:r w:rsidR="00060044">
        <w:rPr>
          <w:rFonts w:ascii="Times New Roman" w:hAnsi="Times New Roman" w:cs="Times New Roman"/>
          <w:sz w:val="24"/>
        </w:rPr>
        <w:t xml:space="preserve">, which typically </w:t>
      </w:r>
      <w:r w:rsidR="009F7666" w:rsidRPr="008409A1">
        <w:rPr>
          <w:rFonts w:ascii="Times New Roman" w:hAnsi="Times New Roman" w:cs="Times New Roman"/>
          <w:sz w:val="24"/>
        </w:rPr>
        <w:t>explicit domain annotations</w:t>
      </w:r>
      <w:r w:rsidR="00060044">
        <w:rPr>
          <w:rFonts w:ascii="Times New Roman" w:hAnsi="Times New Roman" w:cs="Times New Roman"/>
          <w:sz w:val="24"/>
        </w:rPr>
        <w:t xml:space="preserve">, physicochemical properties, or </w:t>
      </w:r>
      <w:r w:rsidR="009F7666" w:rsidRPr="008409A1">
        <w:rPr>
          <w:rFonts w:ascii="Times New Roman" w:hAnsi="Times New Roman" w:cs="Times New Roman"/>
          <w:sz w:val="24"/>
        </w:rPr>
        <w:t>manually engineered features</w:t>
      </w:r>
      <w:r w:rsidR="00060044">
        <w:rPr>
          <w:rFonts w:ascii="Times New Roman" w:hAnsi="Times New Roman" w:cs="Times New Roman"/>
          <w:sz w:val="24"/>
        </w:rPr>
        <w:t xml:space="preserve"> to characterize nucleic acid-binding proteins </w:t>
      </w:r>
      <w:r w:rsidR="00D5537B">
        <w:rPr>
          <w:rFonts w:ascii="Times New Roman" w:hAnsi="Times New Roman" w:cs="Times New Roman"/>
          <w:sz w:val="24"/>
        </w:rPr>
        <w:fldChar w:fldCharType="begin">
          <w:fldData xml:space="preserve">PEVuZE5vdGU+PENpdGU+PEF1dGhvcj5TaTwvQXV0aG9yPjxZZWFyPjIwMTU8L1llYXI+PFJlY051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</w:fldData>
        </w:fldChar>
      </w:r>
      <w:r w:rsidR="00345FB5">
        <w:rPr>
          <w:rFonts w:ascii="Times New Roman" w:hAnsi="Times New Roman" w:cs="Times New Roman"/>
          <w:sz w:val="24"/>
        </w:rPr>
        <w:instrText xml:space="preserve"> ADDIN EN.CITE </w:instrText>
      </w:r>
      <w:r w:rsidR="00345FB5">
        <w:rPr>
          <w:rFonts w:ascii="Times New Roman" w:hAnsi="Times New Roman" w:cs="Times New Roman"/>
          <w:sz w:val="24"/>
        </w:rPr>
        <w:fldChar w:fldCharType="begin">
          <w:fldData xml:space="preserve">PEVuZE5vdGU+PENpdGU+PEF1dGhvcj5TaTwvQXV0aG9yPjxZZWFyPjIwMTU8L1llYXI+PFJlY051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</w:fldData>
        </w:fldChar>
      </w:r>
      <w:r w:rsidR="00345FB5">
        <w:rPr>
          <w:rFonts w:ascii="Times New Roman" w:hAnsi="Times New Roman" w:cs="Times New Roman"/>
          <w:sz w:val="24"/>
        </w:rPr>
        <w:instrText xml:space="preserve"> ADDIN EN.CITE.DATA </w:instrText>
      </w:r>
      <w:r w:rsidR="00345FB5">
        <w:rPr>
          <w:rFonts w:ascii="Times New Roman" w:hAnsi="Times New Roman" w:cs="Times New Roman"/>
          <w:sz w:val="24"/>
        </w:rPr>
      </w:r>
      <w:r w:rsidR="00345FB5">
        <w:rPr>
          <w:rFonts w:ascii="Times New Roman" w:hAnsi="Times New Roman" w:cs="Times New Roman"/>
          <w:sz w:val="24"/>
        </w:rPr>
        <w:fldChar w:fldCharType="end"/>
      </w:r>
      <w:r w:rsidR="00D5537B">
        <w:rPr>
          <w:rFonts w:ascii="Times New Roman" w:hAnsi="Times New Roman" w:cs="Times New Roman"/>
          <w:sz w:val="24"/>
        </w:rPr>
      </w:r>
      <w:r w:rsidR="00D5537B">
        <w:rPr>
          <w:rFonts w:ascii="Times New Roman" w:hAnsi="Times New Roman" w:cs="Times New Roman"/>
          <w:sz w:val="24"/>
        </w:rPr>
        <w:fldChar w:fldCharType="separate"/>
      </w:r>
      <w:r w:rsidR="00345FB5">
        <w:rPr>
          <w:rFonts w:ascii="Times New Roman" w:hAnsi="Times New Roman" w:cs="Times New Roman"/>
          <w:noProof/>
          <w:sz w:val="24"/>
        </w:rPr>
        <w:t>[23-26]</w:t>
      </w:r>
      <w:r w:rsidR="00D5537B">
        <w:rPr>
          <w:rFonts w:ascii="Times New Roman" w:hAnsi="Times New Roman" w:cs="Times New Roman"/>
          <w:sz w:val="24"/>
        </w:rPr>
        <w:fldChar w:fldCharType="end"/>
      </w:r>
      <w:r w:rsidR="00060044">
        <w:rPr>
          <w:rFonts w:ascii="Times New Roman" w:hAnsi="Times New Roman" w:cs="Times New Roman"/>
          <w:sz w:val="24"/>
        </w:rPr>
        <w:t xml:space="preserve">. Instead, our </w:t>
      </w:r>
      <w:r w:rsidR="009F7666" w:rsidRPr="008409A1">
        <w:rPr>
          <w:rFonts w:ascii="Times New Roman" w:hAnsi="Times New Roman" w:cs="Times New Roman"/>
          <w:sz w:val="24"/>
        </w:rPr>
        <w:t xml:space="preserve">model </w:t>
      </w:r>
      <w:r w:rsidR="00060044">
        <w:rPr>
          <w:rFonts w:ascii="Times New Roman" w:hAnsi="Times New Roman" w:cs="Times New Roman"/>
          <w:sz w:val="24"/>
        </w:rPr>
        <w:t xml:space="preserve">uses only </w:t>
      </w:r>
      <w:r w:rsidR="009F7666" w:rsidRPr="008409A1">
        <w:rPr>
          <w:rFonts w:ascii="Times New Roman" w:hAnsi="Times New Roman" w:cs="Times New Roman"/>
          <w:sz w:val="24"/>
        </w:rPr>
        <w:t>protein sequence information</w:t>
      </w:r>
      <w:r w:rsidR="00060044">
        <w:rPr>
          <w:rFonts w:ascii="Times New Roman" w:hAnsi="Times New Roman" w:cs="Times New Roman"/>
          <w:sz w:val="24"/>
        </w:rPr>
        <w:t xml:space="preserve"> as input, without predefined structural or functional descriptors, yet still</w:t>
      </w:r>
      <w:r w:rsidR="009F7666" w:rsidRPr="008409A1">
        <w:rPr>
          <w:rFonts w:ascii="Times New Roman" w:hAnsi="Times New Roman" w:cs="Times New Roman"/>
          <w:sz w:val="24"/>
        </w:rPr>
        <w:t xml:space="preserve"> recognize</w:t>
      </w:r>
      <w:r w:rsidR="00060044">
        <w:rPr>
          <w:rFonts w:ascii="Times New Roman" w:hAnsi="Times New Roman" w:cs="Times New Roman"/>
          <w:sz w:val="24"/>
        </w:rPr>
        <w:t>s</w:t>
      </w:r>
      <w:r w:rsidR="009F7666" w:rsidRPr="008409A1">
        <w:rPr>
          <w:rFonts w:ascii="Times New Roman" w:hAnsi="Times New Roman" w:cs="Times New Roman"/>
          <w:sz w:val="24"/>
        </w:rPr>
        <w:t xml:space="preserve"> and </w:t>
      </w:r>
      <w:r w:rsidR="00060044">
        <w:rPr>
          <w:rFonts w:ascii="Times New Roman" w:hAnsi="Times New Roman" w:cs="Times New Roman"/>
          <w:sz w:val="24"/>
        </w:rPr>
        <w:t>exploits</w:t>
      </w:r>
      <w:r w:rsidR="009F7666" w:rsidRPr="008409A1">
        <w:rPr>
          <w:rFonts w:ascii="Times New Roman" w:hAnsi="Times New Roman" w:cs="Times New Roman"/>
          <w:sz w:val="24"/>
        </w:rPr>
        <w:t xml:space="preserve"> domain-level signals relevant to nucleic acid binding, as evidenced by the preferential attribution of attention to known functional regions. This </w:t>
      </w:r>
      <w:r w:rsidR="00060044">
        <w:rPr>
          <w:rFonts w:ascii="Times New Roman" w:hAnsi="Times New Roman" w:cs="Times New Roman"/>
          <w:sz w:val="24"/>
        </w:rPr>
        <w:t xml:space="preserve">observation suggests that </w:t>
      </w:r>
      <w:r w:rsidR="006678A8">
        <w:rPr>
          <w:rFonts w:ascii="Times New Roman" w:hAnsi="Times New Roman" w:cs="Times New Roman"/>
          <w:sz w:val="24"/>
        </w:rPr>
        <w:t xml:space="preserve">the pre-trained representations of ESM-2 inherently encode information about functionally important protein regions, consistent with previous studies demonstrating that protein language models capture evolutionary and structural patterns from sequence data alone </w:t>
      </w:r>
      <w:r w:rsidR="00181D11">
        <w:rPr>
          <w:rFonts w:ascii="Times New Roman" w:hAnsi="Times New Roman" w:cs="Times New Roman"/>
          <w:sz w:val="24"/>
        </w:rPr>
        <w:fldChar w:fldCharType="begin"/>
      </w:r>
      <w:r w:rsidR="00493099">
        <w:rPr>
          <w:rFonts w:ascii="Times New Roman" w:hAnsi="Times New Roman" w:cs="Times New Roman"/>
          <w:sz w:val="24"/>
        </w:rPr>
        <w:instrText xml:space="preserve"> ADDIN EN.CITE &lt;EndNote&gt;&lt;Cite&gt;&lt;Author&gt;Lin&lt;/Author&gt;&lt;Year&gt;2023&lt;/Year&gt;&lt;RecNum&gt;34&lt;/RecNum&gt;&lt;DisplayText&gt;[34]&lt;/DisplayText&gt;&lt;record&gt;&lt;rec-number&gt;34&lt;/rec-number&gt;&lt;foreign-keys&gt;&lt;key app="EN" db-id="sxzdsxsznr5ddtea02s5dpry2zzdvzatver2" timestamp="1769069674"&gt;34&lt;/key&gt;&lt;/foreign-keys&gt;&lt;ref-type name="Journal Article"&gt;17&lt;/ref-type&gt;&lt;contributors&gt;&lt;authors&gt;&lt;author&gt;Lin, Zeming&lt;/author&gt;&lt;author&gt;Akin, Halil&lt;/author&gt;&lt;author&gt;Rao, Roshan&lt;/author&gt;&lt;author&gt;Hie, Brian&lt;/author&gt;&lt;author&gt;Zhu, Zhongkai&lt;/author&gt;&lt;author&gt;Lu, Wenting&lt;/author&gt;&lt;author&gt;Smetanin, Nikita&lt;/author&gt;&lt;author&gt;Verkuil, Robert&lt;/author&gt;&lt;author&gt;Kabeli, Ori&lt;/author&gt;&lt;author&gt;Shmueli, Yaniv&lt;/author&gt;&lt;/authors&gt;&lt;/contributors&gt;&lt;titles&gt;&lt;title&gt;Evolutionary-scale prediction of atomic-level protein structure with a language model&lt;/title&gt;&lt;secondary-title&gt;Science&lt;/secondary-title&gt;&lt;/titles&gt;&lt;periodical&gt;&lt;full-title&gt;Science&lt;/full-title&gt;&lt;/periodical&gt;&lt;pages&gt;1123-1130&lt;/pages&gt;&lt;volume&gt;379&lt;/volume&gt;&lt;number&gt;6637&lt;/number&gt;&lt;dates&gt;&lt;year&gt;2023&lt;/year&gt;&lt;/dates&gt;&lt;isbn&gt;0036-8075&lt;/isbn&gt;&lt;urls&gt;&lt;/urls&gt;&lt;/record&gt;&lt;/Cite&gt;&lt;/EndNote&gt;</w:instrText>
      </w:r>
      <w:r w:rsidR="00181D11">
        <w:rPr>
          <w:rFonts w:ascii="Times New Roman" w:hAnsi="Times New Roman" w:cs="Times New Roman"/>
          <w:sz w:val="24"/>
        </w:rPr>
        <w:fldChar w:fldCharType="separate"/>
      </w:r>
      <w:r w:rsidR="00493099">
        <w:rPr>
          <w:rFonts w:ascii="Times New Roman" w:hAnsi="Times New Roman" w:cs="Times New Roman"/>
          <w:noProof/>
          <w:sz w:val="24"/>
        </w:rPr>
        <w:t>[34]</w:t>
      </w:r>
      <w:r w:rsidR="00181D11">
        <w:rPr>
          <w:rFonts w:ascii="Times New Roman" w:hAnsi="Times New Roman" w:cs="Times New Roman"/>
          <w:sz w:val="24"/>
        </w:rPr>
        <w:fldChar w:fldCharType="end"/>
      </w:r>
      <w:r w:rsidR="006678A8">
        <w:rPr>
          <w:rFonts w:ascii="Times New Roman" w:hAnsi="Times New Roman" w:cs="Times New Roman"/>
          <w:sz w:val="24"/>
        </w:rPr>
        <w:t>.</w:t>
      </w:r>
      <w:del w:id="16" w:author="박춘구" w:date="2026-01-26T08:26:00Z" w16du:dateUtc="2026-01-25T23:26:00Z">
        <w:r w:rsidR="006678A8" w:rsidDel="00DF5738">
          <w:rPr>
            <w:rFonts w:ascii="Times New Roman" w:hAnsi="Times New Roman" w:cs="Times New Roman"/>
            <w:sz w:val="24"/>
          </w:rPr>
          <w:delText xml:space="preserve"> </w:delText>
        </w:r>
      </w:del>
    </w:p>
    <w:p w14:paraId="08090542" w14:textId="455D8D4D" w:rsidR="00B50EA6" w:rsidRDefault="00B50EA6" w:rsidP="00580972">
      <w:pPr>
        <w:wordWrap/>
        <w:spacing w:line="360" w:lineRule="auto"/>
        <w:ind w:firstLine="432"/>
        <w:jc w:val="left"/>
        <w:rPr>
          <w:rFonts w:ascii="Times New Roman" w:hAnsi="Times New Roman" w:cs="Times New Roman"/>
          <w:sz w:val="24"/>
        </w:rPr>
      </w:pPr>
      <w:ins w:id="17" w:author="박춘구" w:date="2026-01-26T09:02:00Z" w16du:dateUtc="2026-01-26T00:02:00Z">
        <w:r>
          <w:rPr>
            <w:rFonts w:ascii="Times New Roman" w:hAnsi="Times New Roman" w:cs="Times New Roman"/>
            <w:sz w:val="24"/>
          </w:rPr>
          <w:t>Recent advances in</w:t>
        </w:r>
      </w:ins>
      <w:ins w:id="18" w:author="박춘구" w:date="2026-01-26T09:03:00Z" w16du:dateUtc="2026-01-26T00:03:00Z">
        <w:r>
          <w:rPr>
            <w:rFonts w:ascii="Times New Roman" w:hAnsi="Times New Roman" w:cs="Times New Roman"/>
            <w:sz w:val="24"/>
          </w:rPr>
          <w:t xml:space="preserve"> </w:t>
        </w:r>
      </w:ins>
      <w:del w:id="19" w:author="박춘구" w:date="2026-01-26T08:26:00Z" w16du:dateUtc="2026-01-25T23:26:00Z">
        <w:r w:rsidR="006678A8" w:rsidDel="00DF5738">
          <w:rPr>
            <w:rFonts w:ascii="Times New Roman" w:hAnsi="Times New Roman" w:cs="Times New Roman"/>
            <w:sz w:val="24"/>
          </w:rPr>
          <w:delText xml:space="preserve">By adopting a </w:delText>
        </w:r>
        <w:r w:rsidR="009F7666" w:rsidRPr="008409A1" w:rsidDel="00DF5738">
          <w:rPr>
            <w:rFonts w:ascii="Times New Roman" w:hAnsi="Times New Roman" w:cs="Times New Roman"/>
            <w:sz w:val="24"/>
          </w:rPr>
          <w:delText>sequence-centric framework</w:delText>
        </w:r>
        <w:r w:rsidR="006678A8" w:rsidDel="00DF5738">
          <w:rPr>
            <w:rFonts w:ascii="Times New Roman" w:hAnsi="Times New Roman" w:cs="Times New Roman"/>
            <w:sz w:val="24"/>
          </w:rPr>
          <w:delText xml:space="preserve">, </w:delText>
        </w:r>
        <w:r w:rsidR="009F7666" w:rsidRPr="008409A1" w:rsidDel="00DF5738">
          <w:rPr>
            <w:rFonts w:ascii="Times New Roman" w:hAnsi="Times New Roman" w:cs="Times New Roman"/>
            <w:sz w:val="24"/>
          </w:rPr>
          <w:delText xml:space="preserve">our approach </w:delText>
        </w:r>
        <w:r w:rsidR="006678A8" w:rsidDel="00DF5738">
          <w:rPr>
            <w:rFonts w:ascii="Times New Roman" w:hAnsi="Times New Roman" w:cs="Times New Roman"/>
            <w:sz w:val="24"/>
          </w:rPr>
          <w:delText xml:space="preserve">exploits these representations to capture biologically meaningful patterns, including those associated with conserved or unconventional binding regions, without relying on </w:delText>
        </w:r>
        <w:r w:rsidR="009F7666" w:rsidRPr="008409A1" w:rsidDel="00DF5738">
          <w:rPr>
            <w:rFonts w:ascii="Times New Roman" w:hAnsi="Times New Roman" w:cs="Times New Roman"/>
            <w:sz w:val="24"/>
          </w:rPr>
          <w:delText>domain-</w:delText>
        </w:r>
        <w:r w:rsidR="006678A8" w:rsidDel="00DF5738">
          <w:rPr>
            <w:rFonts w:ascii="Times New Roman" w:hAnsi="Times New Roman" w:cs="Times New Roman"/>
            <w:sz w:val="24"/>
          </w:rPr>
          <w:delText>centric ass</w:delText>
        </w:r>
        <w:r w:rsidR="0031572B" w:rsidDel="00DF5738">
          <w:rPr>
            <w:rFonts w:ascii="Times New Roman" w:hAnsi="Times New Roman" w:cs="Times New Roman"/>
            <w:sz w:val="24"/>
          </w:rPr>
          <w:delText>u</w:delText>
        </w:r>
        <w:r w:rsidR="006678A8" w:rsidDel="00DF5738">
          <w:rPr>
            <w:rFonts w:ascii="Times New Roman" w:hAnsi="Times New Roman" w:cs="Times New Roman"/>
            <w:sz w:val="24"/>
          </w:rPr>
          <w:delText>mptions</w:delText>
        </w:r>
        <w:r w:rsidR="009F7666" w:rsidRPr="008409A1" w:rsidDel="00DF5738">
          <w:rPr>
            <w:rFonts w:ascii="Times New Roman" w:hAnsi="Times New Roman" w:cs="Times New Roman"/>
            <w:sz w:val="24"/>
          </w:rPr>
          <w:delText>.</w:delText>
        </w:r>
      </w:del>
      <w:del w:id="20" w:author="박춘구" w:date="2026-01-26T09:03:00Z" w16du:dateUtc="2026-01-26T00:03:00Z">
        <w:r w:rsidR="009F7666" w:rsidDel="00B50EA6">
          <w:rPr>
            <w:rFonts w:ascii="Times New Roman" w:hAnsi="Times New Roman" w:cs="Times New Roman"/>
            <w:sz w:val="24"/>
          </w:rPr>
          <w:tab/>
        </w:r>
      </w:del>
      <w:ins w:id="21" w:author="박춘구" w:date="2026-01-26T09:03:00Z" w16du:dateUtc="2026-01-26T00:03:00Z">
        <w:r w:rsidRPr="00F46C95">
          <w:rPr>
            <w:rFonts w:ascii="Times New Roman" w:hAnsi="Times New Roman" w:cs="Times New Roman"/>
            <w:sz w:val="24"/>
          </w:rPr>
          <w:t>PLMs</w:t>
        </w:r>
        <w:r>
          <w:rPr>
            <w:rFonts w:ascii="Times New Roman" w:hAnsi="Times New Roman" w:cs="Times New Roman"/>
            <w:sz w:val="24"/>
          </w:rPr>
          <w:t xml:space="preserve"> have led to several Transformer-based methods for predicting nucleic acid-binding proteins or their binding sites, yet these approaches differ from ours in predict</w:t>
        </w:r>
      </w:ins>
      <w:ins w:id="22" w:author="박춘구" w:date="2026-01-26T09:04:00Z" w16du:dateUtc="2026-01-26T00:04:00Z">
        <w:r>
          <w:rPr>
            <w:rFonts w:ascii="Times New Roman" w:hAnsi="Times New Roman" w:cs="Times New Roman"/>
            <w:sz w:val="24"/>
          </w:rPr>
          <w:t xml:space="preserve">ion granularity, training data provenance, and interpretability. </w:t>
        </w:r>
      </w:ins>
      <w:ins w:id="23" w:author="박춘구" w:date="2026-01-26T09:07:00Z" w16du:dateUtc="2026-01-26T00:07:00Z">
        <w:r>
          <w:rPr>
            <w:rFonts w:ascii="Times New Roman" w:hAnsi="Times New Roman" w:cs="Times New Roman"/>
            <w:sz w:val="24"/>
          </w:rPr>
          <w:t xml:space="preserve">ESM-DBP </w:t>
        </w:r>
      </w:ins>
      <w:r w:rsidR="008D2C04">
        <w:rPr>
          <w:rFonts w:ascii="Times New Roman" w:hAnsi="Times New Roman" w:cs="Times New Roman"/>
          <w:sz w:val="24"/>
        </w:rPr>
        <w:fldChar w:fldCharType="begin"/>
      </w:r>
      <w:r w:rsidR="008D2C04">
        <w:rPr>
          <w:rFonts w:ascii="Times New Roman" w:hAnsi="Times New Roman" w:cs="Times New Roman"/>
          <w:sz w:val="24"/>
        </w:rPr>
        <w:instrText xml:space="preserve"> ADDIN EN.CITE &lt;EndNote&gt;&lt;Cite&gt;&lt;Author&gt;Zeng&lt;/Author&gt;&lt;Year&gt;2024&lt;/Year&gt;&lt;RecNum&gt;49&lt;/RecNum&gt;&lt;DisplayText&gt;[42]&lt;/DisplayText&gt;&lt;record&gt;&lt;rec-number&gt;49&lt;/rec-number&gt;&lt;foreign-keys&gt;&lt;key app="EN" db-id="sxzdsxsznr5ddtea02s5dpry2zzdvzatver2" timestamp="1769174528"&gt;49&lt;/key&gt;&lt;/foreign-keys&gt;&lt;ref-type name="Journal Article"&gt;17&lt;/ref-type&gt;&lt;contributors&gt;&lt;authors&gt;&lt;author&gt;Zeng, Wenwu&lt;/author&gt;&lt;author&gt;Dou, Yutao&lt;/author&gt;&lt;author&gt;Pan, Liangrui&lt;/author&gt;&lt;author&gt;Xu, Liwen&lt;/author&gt;&lt;author&gt;Peng, Shaoliang&lt;/author&gt;&lt;/authors&gt;&lt;/contributors&gt;&lt;titles&gt;&lt;title&gt;Improving prediction performance of general protein language model by domain-adaptive pretraining on DNA-binding protein&lt;/title&gt;&lt;secondary-title&gt;Nature Communications&lt;/secondary-title&gt;&lt;/titles&gt;&lt;periodical&gt;&lt;full-title&gt;Nature Communications&lt;/full-title&gt;&lt;/periodical&gt;&lt;pages&gt;7838&lt;/pages&gt;&lt;volume&gt;15&lt;/volume&gt;&lt;number&gt;1&lt;/number&gt;&lt;dates&gt;&lt;year&gt;2024&lt;/year&gt;&lt;/dates&gt;&lt;isbn&gt;2041-1723&lt;/isbn&gt;&lt;urls&gt;&lt;/urls&gt;&lt;/record&gt;&lt;/Cite&gt;&lt;/EndNote&gt;</w:instrText>
      </w:r>
      <w:r w:rsidR="008D2C04">
        <w:rPr>
          <w:rFonts w:ascii="Times New Roman" w:hAnsi="Times New Roman" w:cs="Times New Roman"/>
          <w:sz w:val="24"/>
        </w:rPr>
        <w:fldChar w:fldCharType="separate"/>
      </w:r>
      <w:r w:rsidR="008D2C04">
        <w:rPr>
          <w:rFonts w:ascii="Times New Roman" w:hAnsi="Times New Roman" w:cs="Times New Roman"/>
          <w:noProof/>
          <w:sz w:val="24"/>
        </w:rPr>
        <w:t>[42]</w:t>
      </w:r>
      <w:r w:rsidR="008D2C04">
        <w:rPr>
          <w:rFonts w:ascii="Times New Roman" w:hAnsi="Times New Roman" w:cs="Times New Roman"/>
          <w:sz w:val="24"/>
        </w:rPr>
        <w:fldChar w:fldCharType="end"/>
      </w:r>
      <w:ins w:id="24" w:author="박춘구" w:date="2026-01-26T09:07:00Z" w16du:dateUtc="2026-01-26T00:07:00Z">
        <w:r>
          <w:rPr>
            <w:rFonts w:ascii="Times New Roman" w:hAnsi="Times New Roman" w:cs="Times New Roman"/>
            <w:sz w:val="24"/>
          </w:rPr>
          <w:t xml:space="preserve"> applies domain-adaptive pretraining on UniProtKB</w:t>
        </w:r>
      </w:ins>
      <w:ins w:id="25" w:author="박춘구" w:date="2026-01-26T09:11:00Z" w16du:dateUtc="2026-01-26T00:11:00Z">
        <w:r w:rsidR="00995C70">
          <w:rPr>
            <w:rFonts w:ascii="Times New Roman" w:hAnsi="Times New Roman" w:cs="Times New Roman"/>
            <w:sz w:val="24"/>
          </w:rPr>
          <w:t xml:space="preserve"> sequences to classify DNA-binding proteins at the protein level, but its dependence on Gene Ontology annotations, including </w:t>
        </w:r>
      </w:ins>
      <w:ins w:id="26" w:author="박춘구" w:date="2026-01-26T09:12:00Z" w16du:dateUtc="2026-01-26T00:12:00Z">
        <w:r w:rsidR="00995C70">
          <w:rPr>
            <w:rFonts w:ascii="Times New Roman" w:hAnsi="Times New Roman" w:cs="Times New Roman"/>
            <w:sz w:val="24"/>
          </w:rPr>
          <w:t>in-silico inferred labels, may propagate biases originating from prior computational predictions.</w:t>
        </w:r>
      </w:ins>
      <w:ins w:id="27" w:author="박춘구" w:date="2026-01-26T09:13:00Z" w16du:dateUtc="2026-01-26T00:13:00Z">
        <w:r w:rsidR="00995C70">
          <w:rPr>
            <w:rFonts w:ascii="Times New Roman" w:hAnsi="Times New Roman" w:cs="Times New Roman"/>
            <w:sz w:val="24"/>
          </w:rPr>
          <w:t xml:space="preserve"> EquiPNAS </w:t>
        </w:r>
      </w:ins>
      <w:r w:rsidR="008D2C04">
        <w:rPr>
          <w:rFonts w:ascii="Times New Roman" w:hAnsi="Times New Roman" w:cs="Times New Roman"/>
          <w:sz w:val="24"/>
        </w:rPr>
        <w:fldChar w:fldCharType="begin"/>
      </w:r>
      <w:r w:rsidR="008D2C04">
        <w:rPr>
          <w:rFonts w:ascii="Times New Roman" w:hAnsi="Times New Roman" w:cs="Times New Roman"/>
          <w:sz w:val="24"/>
        </w:rPr>
        <w:instrText xml:space="preserve"> ADDIN EN.CITE &lt;EndNote&gt;&lt;Cite&gt;&lt;Author&gt;Roche&lt;/Author&gt;&lt;Year&gt;2024&lt;/Year&gt;&lt;RecNum&gt;81&lt;/RecNum&gt;&lt;DisplayText&gt;[49]&lt;/DisplayText&gt;&lt;record&gt;&lt;rec-number&gt;81&lt;/rec-number&gt;&lt;foreign-keys&gt;&lt;key app="EN" db-id="sxzdsxsznr5ddtea02s5dpry2zzdvzatver2" timestamp="1769406125"&gt;81&lt;/key&gt;&lt;/foreign-keys&gt;&lt;ref-type name="Journal Article"&gt;17&lt;/ref-type&gt;&lt;contributors&gt;&lt;authors&gt;&lt;author&gt;Roche, Rahmatullah&lt;/author&gt;&lt;author&gt;Moussad, Bernard&lt;/author&gt;&lt;author&gt;Shuvo, Md Hossain&lt;/author&gt;&lt;author&gt;Tarafder, Sumit&lt;/author&gt;&lt;author&gt;Bhattacharya, Debswapna&lt;/author&gt;&lt;/authors&gt;&lt;/contributors&gt;&lt;titles&gt;&lt;title&gt;EquiPNAS: improved protein–nucleic acid binding site prediction using protein-language-model-informed equivariant deep graph neural networks&lt;/title&gt;&lt;secondary-title&gt;Nucleic Acids Research&lt;/secondary-title&gt;&lt;/titles&gt;&lt;periodical&gt;&lt;full-title&gt;Nucleic acids research&lt;/full-title&gt;&lt;/periodical&gt;&lt;pages&gt;e27-e27&lt;/pages&gt;&lt;volume&gt;52&lt;/volume&gt;&lt;number&gt;5&lt;/number&gt;&lt;dates&gt;&lt;year&gt;2024&lt;/year&gt;&lt;/dates&gt;&lt;isbn&gt;0305-1048&lt;/isbn&gt;&lt;urls&gt;&lt;/urls&gt;&lt;/record&gt;&lt;/Cite&gt;&lt;/EndNote&gt;</w:instrText>
      </w:r>
      <w:r w:rsidR="008D2C04">
        <w:rPr>
          <w:rFonts w:ascii="Times New Roman" w:hAnsi="Times New Roman" w:cs="Times New Roman"/>
          <w:sz w:val="24"/>
        </w:rPr>
        <w:fldChar w:fldCharType="separate"/>
      </w:r>
      <w:r w:rsidR="008D2C04">
        <w:rPr>
          <w:rFonts w:ascii="Times New Roman" w:hAnsi="Times New Roman" w:cs="Times New Roman"/>
          <w:noProof/>
          <w:sz w:val="24"/>
        </w:rPr>
        <w:t>[49]</w:t>
      </w:r>
      <w:r w:rsidR="008D2C04">
        <w:rPr>
          <w:rFonts w:ascii="Times New Roman" w:hAnsi="Times New Roman" w:cs="Times New Roman"/>
          <w:sz w:val="24"/>
        </w:rPr>
        <w:fldChar w:fldCharType="end"/>
      </w:r>
      <w:ins w:id="28" w:author="김한진 [2]" w:date="2026-01-26T14:42:00Z" w16du:dateUtc="2026-01-26T05:42:00Z">
        <w:r w:rsidR="008D2C04">
          <w:rPr>
            <w:rFonts w:ascii="Times New Roman" w:hAnsi="Times New Roman" w:cs="Times New Roman" w:hint="eastAsia"/>
            <w:sz w:val="24"/>
          </w:rPr>
          <w:t xml:space="preserve"> </w:t>
        </w:r>
      </w:ins>
      <w:ins w:id="29" w:author="박춘구" w:date="2026-01-26T09:13:00Z" w16du:dateUtc="2026-01-26T00:13:00Z">
        <w:r w:rsidR="00995C70">
          <w:rPr>
            <w:rFonts w:ascii="Times New Roman" w:hAnsi="Times New Roman" w:cs="Times New Roman"/>
            <w:sz w:val="24"/>
          </w:rPr>
          <w:t>and CLAPE-DB</w:t>
        </w:r>
      </w:ins>
      <w:ins w:id="30" w:author="박춘구" w:date="2026-01-26T09:14:00Z" w16du:dateUtc="2026-01-26T00:14:00Z">
        <w:r w:rsidR="00995C70">
          <w:rPr>
            <w:rFonts w:ascii="Times New Roman" w:hAnsi="Times New Roman" w:cs="Times New Roman"/>
            <w:sz w:val="24"/>
          </w:rPr>
          <w:t xml:space="preserve"> </w:t>
        </w:r>
      </w:ins>
      <w:r w:rsidR="00996F3C">
        <w:rPr>
          <w:rFonts w:ascii="Times New Roman" w:hAnsi="Times New Roman" w:cs="Times New Roman"/>
          <w:sz w:val="24"/>
        </w:rPr>
        <w:fldChar w:fldCharType="begin"/>
      </w:r>
      <w:r w:rsidR="00996F3C">
        <w:rPr>
          <w:rFonts w:ascii="Times New Roman" w:hAnsi="Times New Roman" w:cs="Times New Roman"/>
          <w:sz w:val="24"/>
        </w:rPr>
        <w:instrText xml:space="preserve"> ADDIN EN.CITE &lt;EndNote&gt;&lt;Cite&gt;&lt;Author&gt;Liu&lt;/Author&gt;&lt;Year&gt;2025&lt;/Year&gt;&lt;RecNum&gt;82&lt;/RecNum&gt;&lt;DisplayText&gt;[50]&lt;/DisplayText&gt;&lt;record&gt;&lt;rec-number&gt;82&lt;/rec-number&gt;&lt;foreign-keys&gt;&lt;key app="EN" db-id="sxzdsxsznr5ddtea02s5dpry2zzdvzatver2" timestamp="1769406287"&gt;82&lt;/key&gt;&lt;/foreign-keys&gt;&lt;ref-type name="Book Section"&gt;5&lt;/ref-type&gt;&lt;contributors&gt;&lt;authors&gt;&lt;author&gt;Liu, Yufan&lt;/author&gt;&lt;author&gt;Tian, Boxue&lt;/author&gt;&lt;/authors&gt;&lt;/contributors&gt;&lt;titles&gt;&lt;title&gt;CLAPE: Protein–Ligand Binding Site Prediction via Protein Language Models&lt;/title&gt;&lt;secondary-title&gt;Large Language Models (LLMs) in Protein Bioinformatics&lt;/secondary-title&gt;&lt;/titles&gt;&lt;pages&gt;293-311&lt;/pages&gt;&lt;dates&gt;&lt;year&gt;2025&lt;/year&gt;&lt;/dates&gt;&lt;publisher&gt;Springer&lt;/publisher&gt;&lt;urls&gt;&lt;/urls&gt;&lt;/record&gt;&lt;/Cite&gt;&lt;/EndNote&gt;</w:instrText>
      </w:r>
      <w:r w:rsidR="00996F3C">
        <w:rPr>
          <w:rFonts w:ascii="Times New Roman" w:hAnsi="Times New Roman" w:cs="Times New Roman"/>
          <w:sz w:val="24"/>
        </w:rPr>
        <w:fldChar w:fldCharType="separate"/>
      </w:r>
      <w:r w:rsidR="00996F3C">
        <w:rPr>
          <w:rFonts w:ascii="Times New Roman" w:hAnsi="Times New Roman" w:cs="Times New Roman"/>
          <w:noProof/>
          <w:sz w:val="24"/>
        </w:rPr>
        <w:t>[50]</w:t>
      </w:r>
      <w:r w:rsidR="00996F3C">
        <w:rPr>
          <w:rFonts w:ascii="Times New Roman" w:hAnsi="Times New Roman" w:cs="Times New Roman"/>
          <w:sz w:val="24"/>
        </w:rPr>
        <w:fldChar w:fldCharType="end"/>
      </w:r>
      <w:ins w:id="31" w:author="박춘구" w:date="2026-01-26T09:12:00Z" w16du:dateUtc="2026-01-26T00:12:00Z">
        <w:r w:rsidR="00995C70">
          <w:rPr>
            <w:rFonts w:ascii="Times New Roman" w:hAnsi="Times New Roman" w:cs="Times New Roman"/>
            <w:sz w:val="24"/>
          </w:rPr>
          <w:t xml:space="preserve"> </w:t>
        </w:r>
      </w:ins>
      <w:ins w:id="32" w:author="박춘구" w:date="2026-01-26T09:16:00Z" w16du:dateUtc="2026-01-26T00:16:00Z">
        <w:r w:rsidR="00995C70">
          <w:rPr>
            <w:rFonts w:ascii="Times New Roman" w:hAnsi="Times New Roman" w:cs="Times New Roman"/>
            <w:sz w:val="24"/>
          </w:rPr>
          <w:t>focus on residue-level binding site prediction using structural data from the BioLiP database, providing</w:t>
        </w:r>
      </w:ins>
      <w:ins w:id="33" w:author="박춘구" w:date="2026-01-26T09:17:00Z" w16du:dateUtc="2026-01-26T00:17:00Z">
        <w:r w:rsidR="00995C70">
          <w:rPr>
            <w:rFonts w:ascii="Times New Roman" w:hAnsi="Times New Roman" w:cs="Times New Roman"/>
            <w:sz w:val="24"/>
          </w:rPr>
          <w:t xml:space="preserve"> accurate localization of binding residues but lacking a systematic interpretability framework that connects predicted sites to functional domains.</w:t>
        </w:r>
      </w:ins>
      <w:ins w:id="34" w:author="박춘구" w:date="2026-01-26T09:20:00Z" w16du:dateUtc="2026-01-26T00:20:00Z">
        <w:r w:rsidR="00995C70">
          <w:rPr>
            <w:rFonts w:ascii="Times New Roman" w:hAnsi="Times New Roman" w:cs="Times New Roman"/>
            <w:sz w:val="24"/>
          </w:rPr>
          <w:t xml:space="preserve"> TransBind </w:t>
        </w:r>
      </w:ins>
      <w:r w:rsidR="00996F3C">
        <w:rPr>
          <w:rFonts w:ascii="Times New Roman" w:hAnsi="Times New Roman" w:cs="Times New Roman"/>
          <w:sz w:val="24"/>
        </w:rPr>
        <w:fldChar w:fldCharType="begin"/>
      </w:r>
      <w:r w:rsidR="00996F3C">
        <w:rPr>
          <w:rFonts w:ascii="Times New Roman" w:hAnsi="Times New Roman" w:cs="Times New Roman"/>
          <w:sz w:val="24"/>
        </w:rPr>
        <w:instrText xml:space="preserve"> ADDIN EN.CITE &lt;EndNote&gt;&lt;Cite&gt;&lt;Author&gt;Tahmid&lt;/Author&gt;&lt;Year&gt;2025&lt;/Year&gt;&lt;RecNum&gt;50&lt;/RecNum&gt;&lt;DisplayText&gt;[51]&lt;/DisplayText&gt;&lt;record&gt;&lt;rec-number&gt;50&lt;/rec-number&gt;&lt;foreign-keys&gt;&lt;key app="EN" db-id="sxzdsxsznr5ddtea02s5dpry2zzdvzatver2" timestamp="1769174612"&gt;50&lt;/key&gt;&lt;/foreign-keys&gt;&lt;ref-type name="Journal Article"&gt;17&lt;/ref-type&gt;&lt;contributors&gt;&lt;authors&gt;&lt;author&gt;Tahmid, Md Toki&lt;/author&gt;&lt;author&gt;Hasan, AKM Mehedi&lt;/author&gt;&lt;author&gt;Bayzid, Md Shamsuzzoha&lt;/author&gt;&lt;/authors&gt;&lt;/contributors&gt;&lt;titles&gt;&lt;title&gt;TransBind allows precise detection of DNA-binding proteins and residues using language models and deep learning&lt;/title&gt;&lt;secondary-title&gt;Communications Biology&lt;/secondary-title&gt;&lt;/titles&gt;&lt;periodical&gt;&lt;full-title&gt;Communications Biology&lt;/full-title&gt;&lt;/periodical&gt;&lt;pages&gt;568&lt;/pages&gt;&lt;volume&gt;8&lt;/volume&gt;&lt;number&gt;1&lt;/number&gt;&lt;dates&gt;&lt;year&gt;2025&lt;/year&gt;&lt;/dates&gt;&lt;isbn&gt;2399-3642&lt;/isbn&gt;&lt;urls&gt;&lt;/urls&gt;&lt;/record&gt;&lt;/Cite&gt;&lt;/EndNote&gt;</w:instrText>
      </w:r>
      <w:r w:rsidR="00996F3C">
        <w:rPr>
          <w:rFonts w:ascii="Times New Roman" w:hAnsi="Times New Roman" w:cs="Times New Roman"/>
          <w:sz w:val="24"/>
        </w:rPr>
        <w:fldChar w:fldCharType="separate"/>
      </w:r>
      <w:r w:rsidR="00996F3C">
        <w:rPr>
          <w:rFonts w:ascii="Times New Roman" w:hAnsi="Times New Roman" w:cs="Times New Roman"/>
          <w:noProof/>
          <w:sz w:val="24"/>
        </w:rPr>
        <w:t>[51]</w:t>
      </w:r>
      <w:r w:rsidR="00996F3C">
        <w:rPr>
          <w:rFonts w:ascii="Times New Roman" w:hAnsi="Times New Roman" w:cs="Times New Roman"/>
          <w:sz w:val="24"/>
        </w:rPr>
        <w:fldChar w:fldCharType="end"/>
      </w:r>
      <w:ins w:id="35" w:author="박춘구" w:date="2026-01-26T09:20:00Z" w16du:dateUtc="2026-01-26T00:20:00Z">
        <w:r w:rsidR="00995C70">
          <w:rPr>
            <w:rFonts w:ascii="Times New Roman" w:hAnsi="Times New Roman" w:cs="Times New Roman"/>
            <w:sz w:val="24"/>
          </w:rPr>
          <w:t xml:space="preserve"> extends</w:t>
        </w:r>
      </w:ins>
      <w:ins w:id="36" w:author="박춘구" w:date="2026-01-26T09:21:00Z" w16du:dateUtc="2026-01-26T00:21:00Z">
        <w:r w:rsidR="009355BF">
          <w:rPr>
            <w:rFonts w:ascii="Times New Roman" w:hAnsi="Times New Roman" w:cs="Times New Roman"/>
            <w:sz w:val="24"/>
          </w:rPr>
          <w:t xml:space="preserve"> this </w:t>
        </w:r>
      </w:ins>
      <w:ins w:id="37" w:author="박춘구" w:date="2026-01-26T09:22:00Z" w16du:dateUtc="2026-01-26T00:22:00Z">
        <w:r w:rsidR="009355BF">
          <w:rPr>
            <w:rFonts w:ascii="Times New Roman" w:hAnsi="Times New Roman" w:cs="Times New Roman"/>
            <w:sz w:val="24"/>
          </w:rPr>
          <w:t>line of work by predicting both DNA-binding proteins and their binding residues from primary sequences using features derived from pretrained PLM</w:t>
        </w:r>
      </w:ins>
      <w:ins w:id="38" w:author="박춘구" w:date="2026-01-26T09:23:00Z" w16du:dateUtc="2026-01-26T00:23:00Z">
        <w:r w:rsidR="009355BF">
          <w:rPr>
            <w:rFonts w:ascii="Times New Roman" w:hAnsi="Times New Roman" w:cs="Times New Roman"/>
            <w:sz w:val="24"/>
          </w:rPr>
          <w:t>s, under supervision from residue-level labels obtained from PDB structures.</w:t>
        </w:r>
      </w:ins>
      <w:ins w:id="39" w:author="박춘구" w:date="2026-01-26T09:27:00Z" w16du:dateUtc="2026-01-26T00:27:00Z">
        <w:r w:rsidR="009355BF">
          <w:rPr>
            <w:rFonts w:ascii="Times New Roman" w:hAnsi="Times New Roman" w:cs="Times New Roman"/>
            <w:sz w:val="24"/>
          </w:rPr>
          <w:t xml:space="preserve"> </w:t>
        </w:r>
      </w:ins>
      <w:ins w:id="40" w:author="박춘구" w:date="2026-01-26T09:24:00Z" w16du:dateUtc="2026-01-26T00:24:00Z">
        <w:r w:rsidR="009355BF">
          <w:rPr>
            <w:rFonts w:ascii="Times New Roman" w:hAnsi="Times New Roman" w:cs="Times New Roman"/>
            <w:sz w:val="24"/>
          </w:rPr>
          <w:t xml:space="preserve">Residue-level binding site predictors specify which residues are likely </w:t>
        </w:r>
      </w:ins>
      <w:ins w:id="41" w:author="박춘구" w:date="2026-01-26T09:25:00Z" w16du:dateUtc="2026-01-26T00:25:00Z">
        <w:r w:rsidR="009355BF">
          <w:rPr>
            <w:rFonts w:ascii="Times New Roman" w:hAnsi="Times New Roman" w:cs="Times New Roman"/>
            <w:sz w:val="24"/>
          </w:rPr>
          <w:t xml:space="preserve">to contact nucleic acids but do not themselves decide whether a given protein should be regarded as a nucleic acid-binding protein. </w:t>
        </w:r>
      </w:ins>
      <w:ins w:id="42" w:author="박춘구" w:date="2026-01-26T09:26:00Z" w16du:dateUtc="2026-01-26T00:26:00Z">
        <w:r w:rsidR="009355BF">
          <w:rPr>
            <w:rFonts w:ascii="Times New Roman" w:hAnsi="Times New Roman" w:cs="Times New Roman"/>
            <w:sz w:val="24"/>
          </w:rPr>
          <w:t>In contrac</w:t>
        </w:r>
      </w:ins>
      <w:ins w:id="43" w:author="박춘구" w:date="2026-01-26T09:27:00Z" w16du:dateUtc="2026-01-26T00:27:00Z">
        <w:r w:rsidR="009355BF">
          <w:rPr>
            <w:rFonts w:ascii="Times New Roman" w:hAnsi="Times New Roman" w:cs="Times New Roman"/>
            <w:sz w:val="24"/>
          </w:rPr>
          <w:t xml:space="preserve">t, protein-level classifiers such as ESM-DBP assign nucleic acid-binding </w:t>
        </w:r>
        <w:r w:rsidR="009355BF">
          <w:rPr>
            <w:rFonts w:ascii="Times New Roman" w:hAnsi="Times New Roman" w:cs="Times New Roman"/>
            <w:sz w:val="24"/>
          </w:rPr>
          <w:lastRenderedPageBreak/>
          <w:t xml:space="preserve">labels to entire </w:t>
        </w:r>
      </w:ins>
      <w:ins w:id="44" w:author="박춘구" w:date="2026-01-26T09:28:00Z" w16du:dateUtc="2026-01-26T00:28:00Z">
        <w:r w:rsidR="009355BF">
          <w:rPr>
            <w:rFonts w:ascii="Times New Roman" w:hAnsi="Times New Roman" w:cs="Times New Roman"/>
            <w:sz w:val="24"/>
          </w:rPr>
          <w:t>proteins but do not reveal which sequence regions underlie the predicted binding activity.</w:t>
        </w:r>
      </w:ins>
      <w:ins w:id="45" w:author="박춘구" w:date="2026-01-26T09:30:00Z" w16du:dateUtc="2026-01-26T00:30:00Z">
        <w:r w:rsidR="00D2109B">
          <w:rPr>
            <w:rFonts w:ascii="Times New Roman" w:hAnsi="Times New Roman" w:cs="Times New Roman"/>
            <w:sz w:val="24"/>
          </w:rPr>
          <w:t xml:space="preserve"> Our framework addresses this gap by jointly performing protein-level classification of DNA- and RNA-binding activity and region-level interpretation via VA</w:t>
        </w:r>
      </w:ins>
      <w:ins w:id="46" w:author="박춘구" w:date="2026-01-26T09:31:00Z" w16du:dateUtc="2026-01-26T00:31:00Z">
        <w:r w:rsidR="00D2109B">
          <w:rPr>
            <w:rFonts w:ascii="Times New Roman" w:hAnsi="Times New Roman" w:cs="Times New Roman"/>
            <w:sz w:val="24"/>
          </w:rPr>
          <w:t>T scores, which highlight the sequence segments most influential for individual predictions.</w:t>
        </w:r>
      </w:ins>
      <w:ins w:id="47" w:author="박춘구" w:date="2026-01-26T09:32:00Z" w16du:dateUtc="2026-01-26T00:32:00Z">
        <w:r w:rsidR="00B70D8D">
          <w:rPr>
            <w:rFonts w:ascii="Times New Roman" w:hAnsi="Times New Roman" w:cs="Times New Roman"/>
            <w:sz w:val="24"/>
          </w:rPr>
          <w:t xml:space="preserve"> This integrated design enables accurate detection of nucleic acid-binding proteins and provides a basis for formulating hypotheses about the functional domains mediating binding.</w:t>
        </w:r>
      </w:ins>
      <w:ins w:id="48" w:author="박춘구" w:date="2026-01-26T09:33:00Z" w16du:dateUtc="2026-01-26T00:33:00Z">
        <w:r w:rsidR="00B70D8D">
          <w:rPr>
            <w:rFonts w:ascii="Times New Roman" w:hAnsi="Times New Roman" w:cs="Times New Roman"/>
            <w:sz w:val="24"/>
          </w:rPr>
          <w:t xml:space="preserve"> In addition, we adopt LoRA fin</w:t>
        </w:r>
      </w:ins>
      <w:ins w:id="49" w:author="박춘구" w:date="2026-01-26T09:36:00Z" w16du:dateUtc="2026-01-26T00:36:00Z">
        <w:r w:rsidR="00B70D8D">
          <w:rPr>
            <w:rFonts w:ascii="Times New Roman" w:hAnsi="Times New Roman" w:cs="Times New Roman"/>
            <w:sz w:val="24"/>
          </w:rPr>
          <w:t>e</w:t>
        </w:r>
      </w:ins>
      <w:ins w:id="50" w:author="박춘구" w:date="2026-01-26T09:34:00Z" w16du:dateUtc="2026-01-26T00:34:00Z">
        <w:r w:rsidR="00B70D8D">
          <w:rPr>
            <w:rFonts w:ascii="Times New Roman" w:hAnsi="Times New Roman" w:cs="Times New Roman"/>
            <w:sz w:val="24"/>
          </w:rPr>
          <w:t>-tuning, a parameter-efficient adaptation strategy that can regularize training and mitigate overfitting when large PLMs are trained on limited data, and it substantially reduces the number of parameters t</w:t>
        </w:r>
      </w:ins>
      <w:ins w:id="51" w:author="박춘구" w:date="2026-01-26T09:35:00Z" w16du:dateUtc="2026-01-26T00:35:00Z">
        <w:r w:rsidR="00B70D8D">
          <w:rPr>
            <w:rFonts w:ascii="Times New Roman" w:hAnsi="Times New Roman" w:cs="Times New Roman"/>
            <w:sz w:val="24"/>
          </w:rPr>
          <w:t>hat need to be updated.</w:t>
        </w:r>
      </w:ins>
    </w:p>
    <w:p w14:paraId="46613219" w14:textId="2A8CA9B4" w:rsidR="00B87F5A" w:rsidRDefault="00630ECE" w:rsidP="00E53070">
      <w:pPr>
        <w:wordWrap/>
        <w:spacing w:line="360" w:lineRule="auto"/>
        <w:ind w:firstLine="432"/>
        <w:jc w:val="left"/>
        <w:rPr>
          <w:rFonts w:ascii="Times New Roman" w:hAnsi="Times New Roman" w:cs="Times New Roman"/>
          <w:sz w:val="24"/>
        </w:rPr>
      </w:pPr>
      <w:r>
        <w:rPr>
          <w:rFonts w:ascii="Times New Roman" w:hAnsi="Times New Roman" w:cs="Times New Roman"/>
          <w:sz w:val="24"/>
        </w:rPr>
        <w:t>Our methodology</w:t>
      </w:r>
      <w:r w:rsidR="00B87F5A">
        <w:rPr>
          <w:rFonts w:ascii="Times New Roman" w:hAnsi="Times New Roman" w:cs="Times New Roman" w:hint="eastAsia"/>
          <w:sz w:val="24"/>
        </w:rPr>
        <w:t xml:space="preserve"> </w:t>
      </w:r>
      <w:r w:rsidR="00B87F5A">
        <w:rPr>
          <w:rFonts w:ascii="Times New Roman" w:hAnsi="Times New Roman" w:cs="Times New Roman"/>
          <w:sz w:val="24"/>
        </w:rPr>
        <w:t xml:space="preserve">is </w:t>
      </w:r>
      <w:ins w:id="52" w:author="박춘구" w:date="2026-01-26T09:37:00Z" w16du:dateUtc="2026-01-26T00:37:00Z">
        <w:r w:rsidR="00580972">
          <w:rPr>
            <w:rFonts w:ascii="Times New Roman" w:hAnsi="Times New Roman" w:cs="Times New Roman"/>
            <w:sz w:val="24"/>
          </w:rPr>
          <w:t xml:space="preserve">further distinguished by the exclusive </w:t>
        </w:r>
      </w:ins>
      <w:del w:id="53" w:author="박춘구" w:date="2026-01-26T09:37:00Z" w16du:dateUtc="2026-01-26T00:37:00Z">
        <w:r w:rsidR="00B87F5A" w:rsidDel="00580972">
          <w:rPr>
            <w:rFonts w:ascii="Times New Roman" w:hAnsi="Times New Roman" w:cs="Times New Roman"/>
            <w:sz w:val="24"/>
          </w:rPr>
          <w:delText>grounded in</w:delText>
        </w:r>
        <w:r w:rsidDel="00580972">
          <w:rPr>
            <w:rFonts w:ascii="Times New Roman" w:hAnsi="Times New Roman" w:cs="Times New Roman"/>
            <w:sz w:val="24"/>
          </w:rPr>
          <w:delText xml:space="preserve"> the </w:delText>
        </w:r>
      </w:del>
      <w:r w:rsidR="00B87F5A">
        <w:rPr>
          <w:rFonts w:ascii="Times New Roman" w:hAnsi="Times New Roman" w:cs="Times New Roman"/>
          <w:sz w:val="24"/>
        </w:rPr>
        <w:t xml:space="preserve">use </w:t>
      </w:r>
      <w:r>
        <w:rPr>
          <w:rFonts w:ascii="Times New Roman" w:hAnsi="Times New Roman" w:cs="Times New Roman"/>
          <w:sz w:val="24"/>
        </w:rPr>
        <w:t>of high-quality, experimentally verified datasets from diverse sources</w:t>
      </w:r>
      <w:r w:rsidR="00B87F5A">
        <w:rPr>
          <w:rFonts w:ascii="Times New Roman" w:hAnsi="Times New Roman" w:cs="Times New Roman"/>
          <w:sz w:val="24"/>
        </w:rPr>
        <w:t>,</w:t>
      </w:r>
      <w:r>
        <w:rPr>
          <w:rFonts w:ascii="Times New Roman" w:hAnsi="Times New Roman" w:cs="Times New Roman"/>
          <w:sz w:val="24"/>
        </w:rPr>
        <w:t xml:space="preserve"> including microarray assays, ChIP-Seq, and</w:t>
      </w:r>
      <w:r w:rsidR="00B87F5A">
        <w:rPr>
          <w:rFonts w:ascii="Times New Roman" w:hAnsi="Times New Roman" w:cs="Times New Roman"/>
          <w:sz w:val="24"/>
        </w:rPr>
        <w:t xml:space="preserve"> eCLIP-based </w:t>
      </w:r>
      <w:r>
        <w:rPr>
          <w:rFonts w:ascii="Times New Roman" w:hAnsi="Times New Roman" w:cs="Times New Roman"/>
          <w:sz w:val="24"/>
        </w:rPr>
        <w:t>functional studies</w:t>
      </w:r>
      <w:r>
        <w:rPr>
          <w:rFonts w:ascii="Times New Roman" w:hAnsi="Times New Roman" w:cs="Times New Roman" w:hint="eastAsia"/>
          <w:sz w:val="24"/>
        </w:rPr>
        <w:t>.</w:t>
      </w:r>
      <w:r w:rsidR="00B87F5A">
        <w:rPr>
          <w:rFonts w:ascii="Times New Roman" w:hAnsi="Times New Roman" w:cs="Times New Roman"/>
          <w:sz w:val="24"/>
        </w:rPr>
        <w:t xml:space="preserve"> Many existing DBP and RBP prediction methods</w:t>
      </w:r>
      <w:ins w:id="54" w:author="박춘구" w:date="2026-01-26T09:41:00Z" w16du:dateUtc="2026-01-26T00:41:00Z">
        <w:r w:rsidR="00580972">
          <w:rPr>
            <w:rFonts w:ascii="Times New Roman" w:hAnsi="Times New Roman" w:cs="Times New Roman"/>
            <w:sz w:val="24"/>
          </w:rPr>
          <w:t>, including recent Transformer-based approaches,</w:t>
        </w:r>
      </w:ins>
      <w:r w:rsidR="00B87F5A">
        <w:rPr>
          <w:rFonts w:ascii="Times New Roman" w:hAnsi="Times New Roman" w:cs="Times New Roman"/>
          <w:sz w:val="24"/>
        </w:rPr>
        <w:t xml:space="preserve"> are trained on datasets </w:t>
      </w:r>
      <w:ins w:id="55" w:author="박춘구" w:date="2026-01-26T09:41:00Z" w16du:dateUtc="2026-01-26T00:41:00Z">
        <w:r w:rsidR="0012138E">
          <w:rPr>
            <w:rFonts w:ascii="Times New Roman" w:hAnsi="Times New Roman" w:cs="Times New Roman"/>
            <w:sz w:val="24"/>
          </w:rPr>
          <w:t xml:space="preserve">constructed </w:t>
        </w:r>
      </w:ins>
      <w:del w:id="56" w:author="박춘구" w:date="2026-01-26T09:41:00Z" w16du:dateUtc="2026-01-26T00:41:00Z">
        <w:r w:rsidR="00B87F5A" w:rsidDel="0012138E">
          <w:rPr>
            <w:rFonts w:ascii="Times New Roman" w:hAnsi="Times New Roman" w:cs="Times New Roman"/>
            <w:sz w:val="24"/>
          </w:rPr>
          <w:delText xml:space="preserve">derived </w:delText>
        </w:r>
      </w:del>
      <w:r w:rsidR="00B87F5A">
        <w:rPr>
          <w:rFonts w:ascii="Times New Roman" w:hAnsi="Times New Roman" w:cs="Times New Roman"/>
          <w:sz w:val="24"/>
        </w:rPr>
        <w:t>from Gene Ontology annotations</w:t>
      </w:r>
      <w:ins w:id="57" w:author="박춘구" w:date="2026-01-26T09:41:00Z" w16du:dateUtc="2026-01-26T00:41:00Z">
        <w:r w:rsidR="0012138E">
          <w:rPr>
            <w:rFonts w:ascii="Times New Roman" w:hAnsi="Times New Roman" w:cs="Times New Roman"/>
            <w:sz w:val="24"/>
          </w:rPr>
          <w:t>, structure-based repositories such as BioLiP,</w:t>
        </w:r>
      </w:ins>
      <w:r w:rsidR="00B87F5A">
        <w:rPr>
          <w:rFonts w:ascii="Times New Roman" w:hAnsi="Times New Roman" w:cs="Times New Roman"/>
          <w:sz w:val="24"/>
        </w:rPr>
        <w:t xml:space="preserve"> or other computationally inferred labels</w:t>
      </w:r>
      <w:ins w:id="58" w:author="박춘구" w:date="2026-01-26T09:42:00Z" w16du:dateUtc="2026-01-26T00:42:00Z">
        <w:r w:rsidR="0012138E">
          <w:rPr>
            <w:rFonts w:ascii="Times New Roman" w:hAnsi="Times New Roman" w:cs="Times New Roman"/>
            <w:sz w:val="24"/>
          </w:rPr>
          <w:t>. These sources can</w:t>
        </w:r>
      </w:ins>
      <w:del w:id="59" w:author="박춘구" w:date="2026-01-26T09:42:00Z" w16du:dateUtc="2026-01-26T00:42:00Z">
        <w:r w:rsidR="00B87F5A" w:rsidDel="0012138E">
          <w:rPr>
            <w:rFonts w:ascii="Times New Roman" w:hAnsi="Times New Roman" w:cs="Times New Roman"/>
            <w:sz w:val="24"/>
          </w:rPr>
          <w:delText>, which may</w:delText>
        </w:r>
      </w:del>
      <w:r w:rsidR="00B87F5A">
        <w:rPr>
          <w:rFonts w:ascii="Times New Roman" w:hAnsi="Times New Roman" w:cs="Times New Roman"/>
          <w:sz w:val="24"/>
        </w:rPr>
        <w:t xml:space="preserve"> introduce noise through </w:t>
      </w:r>
      <w:ins w:id="60" w:author="박춘구" w:date="2026-01-26T09:42:00Z" w16du:dateUtc="2026-01-26T00:42:00Z">
        <w:r w:rsidR="0012138E">
          <w:rPr>
            <w:rFonts w:ascii="Times New Roman" w:hAnsi="Times New Roman" w:cs="Times New Roman"/>
            <w:sz w:val="24"/>
          </w:rPr>
          <w:t>in-silico</w:t>
        </w:r>
      </w:ins>
      <w:del w:id="61" w:author="박춘구" w:date="2026-01-26T09:42:00Z" w16du:dateUtc="2026-01-26T00:42:00Z">
        <w:r w:rsidR="00B87F5A" w:rsidDel="0012138E">
          <w:rPr>
            <w:rFonts w:ascii="Times New Roman" w:hAnsi="Times New Roman" w:cs="Times New Roman"/>
            <w:sz w:val="24"/>
          </w:rPr>
          <w:delText>electronic</w:delText>
        </w:r>
      </w:del>
      <w:r w:rsidR="00B87F5A">
        <w:rPr>
          <w:rFonts w:ascii="Times New Roman" w:hAnsi="Times New Roman" w:cs="Times New Roman"/>
          <w:sz w:val="24"/>
        </w:rPr>
        <w:t xml:space="preserve"> annotation and lead to circular validation, </w:t>
      </w:r>
      <w:ins w:id="62" w:author="박춘구" w:date="2026-01-26T09:43:00Z" w16du:dateUtc="2026-01-26T00:43:00Z">
        <w:r w:rsidR="0012138E">
          <w:rPr>
            <w:rFonts w:ascii="Times New Roman" w:hAnsi="Times New Roman" w:cs="Times New Roman"/>
            <w:sz w:val="24"/>
          </w:rPr>
          <w:t xml:space="preserve">in which </w:t>
        </w:r>
      </w:ins>
      <w:del w:id="63" w:author="박춘구" w:date="2026-01-26T09:43:00Z" w16du:dateUtc="2026-01-26T00:43:00Z">
        <w:r w:rsidR="00B87F5A" w:rsidDel="0012138E">
          <w:rPr>
            <w:rFonts w:ascii="Times New Roman" w:hAnsi="Times New Roman" w:cs="Times New Roman"/>
            <w:sz w:val="24"/>
          </w:rPr>
          <w:delText xml:space="preserve">where </w:delText>
        </w:r>
      </w:del>
      <w:r w:rsidR="00B87F5A">
        <w:rPr>
          <w:rFonts w:ascii="Times New Roman" w:hAnsi="Times New Roman" w:cs="Times New Roman"/>
          <w:sz w:val="24"/>
        </w:rPr>
        <w:t xml:space="preserve">models </w:t>
      </w:r>
      <w:ins w:id="64" w:author="박춘구" w:date="2026-01-26T09:43:00Z" w16du:dateUtc="2026-01-26T00:43:00Z">
        <w:r w:rsidR="0012138E">
          <w:rPr>
            <w:rFonts w:ascii="Times New Roman" w:hAnsi="Times New Roman" w:cs="Times New Roman"/>
            <w:sz w:val="24"/>
          </w:rPr>
          <w:t xml:space="preserve">learn to </w:t>
        </w:r>
      </w:ins>
      <w:r w:rsidR="00B87F5A">
        <w:rPr>
          <w:rFonts w:ascii="Times New Roman" w:hAnsi="Times New Roman" w:cs="Times New Roman"/>
          <w:sz w:val="24"/>
        </w:rPr>
        <w:t xml:space="preserve">reproduce </w:t>
      </w:r>
      <w:del w:id="65" w:author="박춘구" w:date="2026-01-26T09:43:00Z" w16du:dateUtc="2026-01-26T00:43:00Z">
        <w:r w:rsidR="00B87F5A" w:rsidDel="0012138E">
          <w:rPr>
            <w:rFonts w:ascii="Times New Roman" w:hAnsi="Times New Roman" w:cs="Times New Roman"/>
            <w:sz w:val="24"/>
          </w:rPr>
          <w:delText xml:space="preserve">the </w:delText>
        </w:r>
      </w:del>
      <w:r w:rsidR="00B87F5A">
        <w:rPr>
          <w:rFonts w:ascii="Times New Roman" w:hAnsi="Times New Roman" w:cs="Times New Roman"/>
          <w:sz w:val="24"/>
        </w:rPr>
        <w:t xml:space="preserve">biases </w:t>
      </w:r>
      <w:ins w:id="66" w:author="박춘구" w:date="2026-01-26T09:43:00Z" w16du:dateUtc="2026-01-26T00:43:00Z">
        <w:r w:rsidR="0012138E">
          <w:rPr>
            <w:rFonts w:ascii="Times New Roman" w:hAnsi="Times New Roman" w:cs="Times New Roman"/>
            <w:sz w:val="24"/>
          </w:rPr>
          <w:t xml:space="preserve">from earlier </w:t>
        </w:r>
      </w:ins>
      <w:del w:id="67" w:author="박춘구" w:date="2026-01-26T09:43:00Z" w16du:dateUtc="2026-01-26T00:43:00Z">
        <w:r w:rsidR="00B87F5A" w:rsidDel="0012138E">
          <w:rPr>
            <w:rFonts w:ascii="Times New Roman" w:hAnsi="Times New Roman" w:cs="Times New Roman"/>
            <w:sz w:val="24"/>
          </w:rPr>
          <w:delText xml:space="preserve">of prior </w:delText>
        </w:r>
      </w:del>
      <w:r w:rsidR="00B87F5A">
        <w:rPr>
          <w:rFonts w:ascii="Times New Roman" w:hAnsi="Times New Roman" w:cs="Times New Roman"/>
          <w:sz w:val="24"/>
        </w:rPr>
        <w:t xml:space="preserve">prediction tools rather than true biological patterns </w:t>
      </w:r>
      <w:r w:rsidR="002F4381">
        <w:rPr>
          <w:rFonts w:ascii="Times New Roman" w:hAnsi="Times New Roman" w:cs="Times New Roman"/>
          <w:sz w:val="24"/>
        </w:rPr>
        <w:fldChar w:fldCharType="begin"/>
      </w:r>
      <w:r w:rsidR="00996F3C">
        <w:rPr>
          <w:rFonts w:ascii="Times New Roman" w:hAnsi="Times New Roman" w:cs="Times New Roman"/>
          <w:sz w:val="24"/>
        </w:rPr>
        <w:instrText xml:space="preserve"> ADDIN EN.CITE &lt;EndNote&gt;&lt;Cite&gt;&lt;Author&gt;Schnoes&lt;/Author&gt;&lt;Year&gt;2013&lt;/Year&gt;&lt;RecNum&gt;35&lt;/RecNum&gt;&lt;DisplayText&gt;[52]&lt;/DisplayText&gt;&lt;record&gt;&lt;rec-number&gt;35&lt;/rec-number&gt;&lt;foreign-keys&gt;&lt;key app="EN" db-id="sxzdsxsznr5ddtea02s5dpry2zzdvzatver2" timestamp="1769070429"&gt;35&lt;/key&gt;&lt;/foreign-keys&gt;&lt;ref-type name="Journal Article"&gt;17&lt;/ref-type&gt;&lt;contributors&gt;&lt;authors&gt;&lt;author&gt;Schnoes, Alexandra M&lt;/author&gt;&lt;author&gt;Ream, David C&lt;/author&gt;&lt;author&gt;Thorman, Alexander W&lt;/author&gt;&lt;author&gt;Babbitt, Patricia C&lt;/author&gt;&lt;author&gt;Friedberg, Iddo&lt;/author&gt;&lt;/authors&gt;&lt;/contributors&gt;&lt;titles&gt;&lt;title&gt;Biases in the experimental annotations of protein function and their effect on our understanding of protein function space&lt;/title&gt;&lt;secondary-title&gt;PLoS computational biology&lt;/secondary-title&gt;&lt;/titles&gt;&lt;periodical&gt;&lt;full-title&gt;PLOS Computational Biology&lt;/full-title&gt;&lt;/periodical&gt;&lt;pages&gt;e1003063&lt;/pages&gt;&lt;volume&gt;9&lt;/volume&gt;&lt;number&gt;5&lt;/number&gt;&lt;dates&gt;&lt;year&gt;2013&lt;/year&gt;&lt;/dates&gt;&lt;isbn&gt;1553-734X&lt;/isbn&gt;&lt;urls&gt;&lt;/urls&gt;&lt;/record&gt;&lt;/Cite&gt;&lt;/EndNote&gt;</w:instrText>
      </w:r>
      <w:r w:rsidR="002F4381">
        <w:rPr>
          <w:rFonts w:ascii="Times New Roman" w:hAnsi="Times New Roman" w:cs="Times New Roman"/>
          <w:sz w:val="24"/>
        </w:rPr>
        <w:fldChar w:fldCharType="separate"/>
      </w:r>
      <w:r w:rsidR="00996F3C">
        <w:rPr>
          <w:rFonts w:ascii="Times New Roman" w:hAnsi="Times New Roman" w:cs="Times New Roman"/>
          <w:noProof/>
          <w:sz w:val="24"/>
        </w:rPr>
        <w:t>[52]</w:t>
      </w:r>
      <w:r w:rsidR="002F4381">
        <w:rPr>
          <w:rFonts w:ascii="Times New Roman" w:hAnsi="Times New Roman" w:cs="Times New Roman"/>
          <w:sz w:val="24"/>
        </w:rPr>
        <w:fldChar w:fldCharType="end"/>
      </w:r>
      <w:r w:rsidR="00B87F5A">
        <w:rPr>
          <w:rFonts w:ascii="Times New Roman" w:hAnsi="Times New Roman" w:cs="Times New Roman"/>
          <w:sz w:val="24"/>
        </w:rPr>
        <w:t xml:space="preserve">. In contrast, we rely exclusively on experimentally supported annotations: hPDI for protein-DNA interactions verified by microarray assays, hTFtarget for transcription factor-target relationships confirmed by ChIP-seq across 7,190 </w:t>
      </w:r>
      <w:r w:rsidR="001266CB">
        <w:rPr>
          <w:rFonts w:ascii="Times New Roman" w:hAnsi="Times New Roman" w:cs="Times New Roman"/>
          <w:sz w:val="24"/>
        </w:rPr>
        <w:t>samples and</w:t>
      </w:r>
      <w:r w:rsidR="00B87F5A">
        <w:rPr>
          <w:rFonts w:ascii="Times New Roman" w:hAnsi="Times New Roman" w:cs="Times New Roman"/>
          <w:sz w:val="24"/>
        </w:rPr>
        <w:t xml:space="preserve"> ENCODE for RBPs characterized using stringent eCLIP protocols.</w:t>
      </w:r>
      <w:r w:rsidR="001266CB">
        <w:rPr>
          <w:rFonts w:ascii="Times New Roman" w:hAnsi="Times New Roman" w:cs="Times New Roman"/>
          <w:sz w:val="24"/>
        </w:rPr>
        <w:t xml:space="preserve"> This design encourages the model to learn genuine sequence-function relationships and reduces the risk of false positives that are common in models trained on purely computational predictions. As a result, the performance metrics reported in this study are more likely to capture tru</w:t>
      </w:r>
      <w:r w:rsidR="00E77304">
        <w:rPr>
          <w:rFonts w:ascii="Times New Roman" w:hAnsi="Times New Roman" w:cs="Times New Roman"/>
          <w:sz w:val="24"/>
        </w:rPr>
        <w:t>e</w:t>
      </w:r>
      <w:r w:rsidR="001266CB">
        <w:rPr>
          <w:rFonts w:ascii="Times New Roman" w:hAnsi="Times New Roman" w:cs="Times New Roman"/>
          <w:sz w:val="24"/>
        </w:rPr>
        <w:t xml:space="preserve"> generalization capability rather than artifacts arising from contaminated training labels.</w:t>
      </w:r>
    </w:p>
    <w:p w14:paraId="3E456B95" w14:textId="19ECD7BF" w:rsidR="00A053C3" w:rsidRDefault="00630ECE" w:rsidP="00BA2288">
      <w:pPr>
        <w:wordWrap/>
        <w:spacing w:line="360" w:lineRule="auto"/>
        <w:ind w:firstLine="432"/>
        <w:jc w:val="left"/>
        <w:rPr>
          <w:ins w:id="68" w:author="김한진" w:date="2026-01-25T22:03:00Z" w16du:dateUtc="2026-01-25T13:03:00Z"/>
          <w:rFonts w:ascii="Times New Roman" w:hAnsi="Times New Roman" w:cs="Times New Roman"/>
          <w:sz w:val="24"/>
        </w:rPr>
      </w:pPr>
      <w:r w:rsidRPr="00925768">
        <w:rPr>
          <w:rFonts w:ascii="Times New Roman" w:hAnsi="Times New Roman" w:cs="Times New Roman"/>
          <w:sz w:val="24"/>
        </w:rPr>
        <w:t xml:space="preserve">Beyond prediction accuracy, analysis of model interpretability </w:t>
      </w:r>
      <w:r w:rsidR="00AD2206">
        <w:rPr>
          <w:rFonts w:ascii="Times New Roman" w:hAnsi="Times New Roman" w:cs="Times New Roman"/>
          <w:sz w:val="24"/>
        </w:rPr>
        <w:t xml:space="preserve">showed </w:t>
      </w:r>
      <w:r w:rsidRPr="00925768">
        <w:rPr>
          <w:rFonts w:ascii="Times New Roman" w:hAnsi="Times New Roman" w:cs="Times New Roman"/>
          <w:sz w:val="24"/>
        </w:rPr>
        <w:t xml:space="preserve">that protein domains associated with nucleic acid binding contributed prominently to the model’s decision-making process. </w:t>
      </w:r>
      <w:r w:rsidR="00AD2206">
        <w:rPr>
          <w:rFonts w:ascii="Times New Roman" w:hAnsi="Times New Roman" w:cs="Times New Roman"/>
          <w:sz w:val="24"/>
        </w:rPr>
        <w:t>A</w:t>
      </w:r>
      <w:r w:rsidRPr="00925768">
        <w:rPr>
          <w:rFonts w:ascii="Times New Roman" w:hAnsi="Times New Roman" w:cs="Times New Roman"/>
          <w:sz w:val="24"/>
        </w:rPr>
        <w:t>ttention-based scores extracted from the Transformer models were preferentially elevated within annotated domain regions along the protein sequence, indicating that the learned representations capture functionally relevant domain-level features.</w:t>
      </w:r>
      <w:r w:rsidR="00B74D54">
        <w:rPr>
          <w:rFonts w:ascii="Times New Roman" w:hAnsi="Times New Roman" w:cs="Times New Roman"/>
          <w:sz w:val="24"/>
        </w:rPr>
        <w:t xml:space="preserve"> The correspondence between VAT score peaks and annotated binding domains, observed both in domain enrichment analyses and in individual proteins such as TRIM24, RHOXF2, U2SURP, and HNRNPH3, suggests that the model has learned biologically </w:t>
      </w:r>
      <w:r w:rsidR="00B74D54">
        <w:rPr>
          <w:rFonts w:ascii="Times New Roman" w:hAnsi="Times New Roman" w:cs="Times New Roman"/>
          <w:sz w:val="24"/>
        </w:rPr>
        <w:lastRenderedPageBreak/>
        <w:t xml:space="preserve">meaningful features despite receiving no explicit domain information during training. These findings have implications for the discovery of novel nucleic acid-binding proteins. Proteins that receive high prediction scores but lack annotations in curated databases may be promising candidates for experimental validation, particularly when their attention profiles are concentrated in specific sequence regions. In this setting, the framework can serve as a hypothesis-generating tool for identifying previously uncharacterized binding proteins or unconventional binding mechanisms. At the same time, attention weights should be interpreted with caution, because they reflect correlation rather than </w:t>
      </w:r>
      <w:r w:rsidR="00B74D54" w:rsidRPr="00762C0B">
        <w:rPr>
          <w:rFonts w:ascii="Times New Roman" w:hAnsi="Times New Roman" w:cs="Times New Roman"/>
          <w:sz w:val="24"/>
        </w:rPr>
        <w:t xml:space="preserve">causation </w:t>
      </w:r>
      <w:r w:rsidR="00181D11" w:rsidRPr="00762C0B">
        <w:rPr>
          <w:rFonts w:ascii="Times New Roman" w:hAnsi="Times New Roman" w:cs="Times New Roman"/>
          <w:sz w:val="24"/>
        </w:rPr>
        <w:fldChar w:fldCharType="begin"/>
      </w:r>
      <w:r w:rsidR="00996F3C">
        <w:rPr>
          <w:rFonts w:ascii="Times New Roman" w:hAnsi="Times New Roman" w:cs="Times New Roman"/>
          <w:sz w:val="24"/>
        </w:rPr>
        <w:instrText xml:space="preserve"> ADDIN EN.CITE &lt;EndNote&gt;&lt;Cite&gt;&lt;Author&gt;Serrano&lt;/Author&gt;&lt;Year&gt;2019&lt;/Year&gt;&lt;RecNum&gt;33&lt;/RecNum&gt;&lt;DisplayText&gt;[53]&lt;/DisplayText&gt;&lt;record&gt;&lt;rec-number&gt;33&lt;/rec-number&gt;&lt;foreign-keys&gt;&lt;key app="EN" db-id="sxzdsxsznr5ddtea02s5dpry2zzdvzatver2" timestamp="1769069595"&gt;33&lt;/key&gt;&lt;/foreign-keys&gt;&lt;ref-type name="Journal Article"&gt;17&lt;/ref-type&gt;&lt;contributors&gt;&lt;authors&gt;&lt;author&gt;Serrano, Sofia&lt;/author&gt;&lt;author&gt;Smith, Noah A&lt;/author&gt;&lt;/authors&gt;&lt;/contributors&gt;&lt;titles&gt;&lt;title&gt;Is attention interpretable?&lt;/title&gt;&lt;secondary-title&gt;arXiv preprint arXiv:1906.03731&lt;/secondary-title&gt;&lt;/titles&gt;&lt;periodical&gt;&lt;full-title&gt;arXiv preprint arXiv:1906.03731&lt;/full-title&gt;&lt;/periodical&gt;&lt;dates&gt;&lt;year&gt;2019&lt;/year&gt;&lt;/dates&gt;&lt;urls&gt;&lt;/urls&gt;&lt;/record&gt;&lt;/Cite&gt;&lt;/EndNote&gt;</w:instrText>
      </w:r>
      <w:r w:rsidR="00181D11" w:rsidRPr="00762C0B">
        <w:rPr>
          <w:rFonts w:ascii="Times New Roman" w:hAnsi="Times New Roman" w:cs="Times New Roman"/>
          <w:sz w:val="24"/>
        </w:rPr>
        <w:fldChar w:fldCharType="separate"/>
      </w:r>
      <w:r w:rsidR="00996F3C">
        <w:rPr>
          <w:rFonts w:ascii="Times New Roman" w:hAnsi="Times New Roman" w:cs="Times New Roman"/>
          <w:noProof/>
          <w:sz w:val="24"/>
        </w:rPr>
        <w:t>[53]</w:t>
      </w:r>
      <w:r w:rsidR="00181D11" w:rsidRPr="00762C0B">
        <w:rPr>
          <w:rFonts w:ascii="Times New Roman" w:hAnsi="Times New Roman" w:cs="Times New Roman"/>
          <w:sz w:val="24"/>
        </w:rPr>
        <w:fldChar w:fldCharType="end"/>
      </w:r>
      <w:r w:rsidR="00B74D54" w:rsidRPr="00762C0B">
        <w:rPr>
          <w:rFonts w:ascii="Times New Roman" w:hAnsi="Times New Roman" w:cs="Times New Roman"/>
          <w:sz w:val="24"/>
        </w:rPr>
        <w:t>.</w:t>
      </w:r>
      <w:r w:rsidR="00BE1F79" w:rsidRPr="00762C0B">
        <w:rPr>
          <w:rFonts w:ascii="Times New Roman" w:hAnsi="Times New Roman" w:cs="Times New Roman"/>
          <w:sz w:val="24"/>
        </w:rPr>
        <w:t xml:space="preserve"> High</w:t>
      </w:r>
      <w:r w:rsidR="00BE1F79">
        <w:rPr>
          <w:rFonts w:ascii="Times New Roman" w:hAnsi="Times New Roman" w:cs="Times New Roman"/>
          <w:sz w:val="24"/>
        </w:rPr>
        <w:t xml:space="preserve"> attention scores indicate that certain residues are associated with the model’s predictions but do not, by themselves, show that these residues are necessary or sufficient for binding activity. Nevertheless, the consistent correspondence between attention patterns and independently annotated functional domains supports the biological relevance of the learned representations.</w:t>
      </w:r>
    </w:p>
    <w:p w14:paraId="65E9D0B6" w14:textId="4C08FBB1" w:rsidR="00A053C3" w:rsidDel="00E53070" w:rsidRDefault="008730FA" w:rsidP="008730FA">
      <w:pPr>
        <w:wordWrap/>
        <w:spacing w:line="360" w:lineRule="auto"/>
        <w:ind w:firstLine="432"/>
        <w:jc w:val="left"/>
        <w:rPr>
          <w:del w:id="69" w:author="박춘구" w:date="2026-01-26T09:46:00Z" w16du:dateUtc="2026-01-26T00:46:00Z"/>
          <w:rFonts w:ascii="Times New Roman" w:hAnsi="Times New Roman" w:cs="Times New Roman"/>
          <w:sz w:val="24"/>
        </w:rPr>
      </w:pPr>
      <w:ins w:id="70" w:author="김한진" w:date="2026-01-25T22:03:00Z" w16du:dateUtc="2026-01-25T13:03:00Z">
        <w:del w:id="71" w:author="박춘구" w:date="2026-01-26T09:46:00Z" w16du:dateUtc="2026-01-26T00:46:00Z">
          <w:r w:rsidRPr="008730FA" w:rsidDel="00E53070">
            <w:rPr>
              <w:rFonts w:ascii="Times New Roman" w:hAnsi="Times New Roman" w:cs="Times New Roman"/>
              <w:sz w:val="24"/>
            </w:rPr>
            <w:delText xml:space="preserve">Recent advances in Transformer architectures and protein language models have substantially improved computational approaches for nucleic acid-binding protein prediction, particularly for DNA-binding proteins. Previous studies have demonstrated that large-scale protein language models can enhance DBP prediction accuracy through strategies such as domain-adaptive pretraining or joint modeling of protein-level binding and residue-level binding sites </w:delText>
          </w:r>
        </w:del>
      </w:ins>
      <w:del w:id="72" w:author="박춘구" w:date="2026-01-26T09:46:00Z" w16du:dateUtc="2026-01-26T00:46:00Z">
        <w:r w:rsidR="00E25271" w:rsidDel="00E53070">
          <w:rPr>
            <w:rFonts w:ascii="Times New Roman" w:hAnsi="Times New Roman" w:cs="Times New Roman"/>
            <w:sz w:val="24"/>
          </w:rPr>
          <w:fldChar w:fldCharType="begin">
            <w:fldData xml:space="preserve">PEVuZE5vdGU+PENpdGU+PEF1dGhvcj5aZW5nPC9BdXRob3I+PFllYXI+MjAyNDwvWWVhcj48UmVj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</w:fldData>
          </w:fldChar>
        </w:r>
        <w:r w:rsidR="000A10C8" w:rsidDel="00E53070">
          <w:rPr>
            <w:rFonts w:ascii="Times New Roman" w:hAnsi="Times New Roman" w:cs="Times New Roman"/>
            <w:sz w:val="24"/>
          </w:rPr>
          <w:delInstrText xml:space="preserve"> ADDIN EN.CITE </w:delInstrText>
        </w:r>
        <w:r w:rsidR="000A10C8" w:rsidDel="00E53070">
          <w:rPr>
            <w:rFonts w:ascii="Times New Roman" w:hAnsi="Times New Roman" w:cs="Times New Roman"/>
            <w:sz w:val="24"/>
          </w:rPr>
          <w:fldChar w:fldCharType="begin">
            <w:fldData xml:space="preserve">PEVuZE5vdGU+PENpdGU+PEF1dGhvcj5aZW5nPC9BdXRob3I+PFllYXI+MjAyNDwvWWVhcj48UmVj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</w:fldData>
          </w:fldChar>
        </w:r>
        <w:r w:rsidR="000A10C8" w:rsidDel="00E53070">
          <w:rPr>
            <w:rFonts w:ascii="Times New Roman" w:hAnsi="Times New Roman" w:cs="Times New Roman"/>
            <w:sz w:val="24"/>
          </w:rPr>
          <w:delInstrText xml:space="preserve"> ADDIN EN.CITE.DATA </w:delInstrText>
        </w:r>
        <w:r w:rsidR="000A10C8" w:rsidDel="00E53070">
          <w:rPr>
            <w:rFonts w:ascii="Times New Roman" w:hAnsi="Times New Roman" w:cs="Times New Roman"/>
            <w:sz w:val="24"/>
          </w:rPr>
        </w:r>
        <w:r w:rsidR="000A10C8" w:rsidDel="00E53070">
          <w:rPr>
            <w:rFonts w:ascii="Times New Roman" w:hAnsi="Times New Roman" w:cs="Times New Roman"/>
            <w:sz w:val="24"/>
          </w:rPr>
          <w:fldChar w:fldCharType="end"/>
        </w:r>
        <w:r w:rsidR="00E25271" w:rsidDel="00E53070">
          <w:rPr>
            <w:rFonts w:ascii="Times New Roman" w:hAnsi="Times New Roman" w:cs="Times New Roman"/>
            <w:sz w:val="24"/>
          </w:rPr>
        </w:r>
        <w:r w:rsidR="00E25271" w:rsidDel="00E53070">
          <w:rPr>
            <w:rFonts w:ascii="Times New Roman" w:hAnsi="Times New Roman" w:cs="Times New Roman"/>
            <w:sz w:val="24"/>
          </w:rPr>
          <w:fldChar w:fldCharType="separate"/>
        </w:r>
        <w:r w:rsidR="000A10C8" w:rsidDel="00E53070">
          <w:rPr>
            <w:rFonts w:ascii="Times New Roman" w:hAnsi="Times New Roman" w:cs="Times New Roman"/>
            <w:noProof/>
            <w:sz w:val="24"/>
          </w:rPr>
          <w:delText>[40, 42, 51-54]</w:delText>
        </w:r>
        <w:r w:rsidR="00E25271" w:rsidDel="00E53070">
          <w:rPr>
            <w:rFonts w:ascii="Times New Roman" w:hAnsi="Times New Roman" w:cs="Times New Roman"/>
            <w:sz w:val="24"/>
          </w:rPr>
          <w:fldChar w:fldCharType="end"/>
        </w:r>
      </w:del>
      <w:ins w:id="73" w:author="김한진" w:date="2026-01-25T22:03:00Z" w16du:dateUtc="2026-01-25T13:03:00Z">
        <w:del w:id="74" w:author="박춘구" w:date="2026-01-26T09:46:00Z" w16du:dateUtc="2026-01-26T00:46:00Z">
          <w:r w:rsidRPr="008730FA" w:rsidDel="00E53070">
            <w:rPr>
              <w:rFonts w:ascii="Times New Roman" w:hAnsi="Times New Roman" w:cs="Times New Roman"/>
              <w:sz w:val="24"/>
            </w:rPr>
            <w:delText xml:space="preserve">. However, many of these approaches are primarily designed for DBP-focused tasks, often rely on residue-level supervision, or leverage domain-specific information during training, which may constrain their applicability across diverse nucleic acid–binding protein prediction settings. In parallel, most Transformer-based studies related to RNA-binding proteins have adopted RNA-centric formulations, focusing on predicting binding events or binding sites on RNA sequences using CLIP-based data, rather than identifying RBPs at the proteome scale from protein sequence alone </w:delText>
          </w:r>
        </w:del>
      </w:ins>
      <w:del w:id="75" w:author="박춘구" w:date="2026-01-26T09:46:00Z" w16du:dateUtc="2026-01-26T00:46:00Z">
        <w:r w:rsidR="00E25271" w:rsidDel="00E53070">
          <w:rPr>
            <w:rFonts w:ascii="Times New Roman" w:hAnsi="Times New Roman" w:cs="Times New Roman"/>
            <w:sz w:val="24"/>
          </w:rPr>
          <w:fldChar w:fldCharType="begin">
            <w:fldData xml:space="preserve">PEVuZE5vdGU+PENpdGU+PEF1dGhvcj5ZYW1hZGE8L0F1dGhvcj48WWVhcj4yMDIyPC9ZZWFyPjxS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=
</w:fldData>
          </w:fldChar>
        </w:r>
        <w:r w:rsidR="000A10C8" w:rsidDel="00E53070">
          <w:rPr>
            <w:rFonts w:ascii="Times New Roman" w:hAnsi="Times New Roman" w:cs="Times New Roman"/>
            <w:sz w:val="24"/>
          </w:rPr>
          <w:delInstrText xml:space="preserve"> ADDIN EN.CITE </w:delInstrText>
        </w:r>
        <w:r w:rsidR="000A10C8" w:rsidDel="00E53070">
          <w:rPr>
            <w:rFonts w:ascii="Times New Roman" w:hAnsi="Times New Roman" w:cs="Times New Roman"/>
            <w:sz w:val="24"/>
          </w:rPr>
          <w:fldChar w:fldCharType="begin">
            <w:fldData xml:space="preserve">PEVuZE5vdGU+PENpdGU+PEF1dGhvcj5ZYW1hZGE8L0F1dGhvcj48WWVhcj4yMDIyPC9ZZWFyPjxS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=
</w:fldData>
          </w:fldChar>
        </w:r>
        <w:r w:rsidR="000A10C8" w:rsidDel="00E53070">
          <w:rPr>
            <w:rFonts w:ascii="Times New Roman" w:hAnsi="Times New Roman" w:cs="Times New Roman"/>
            <w:sz w:val="24"/>
          </w:rPr>
          <w:delInstrText xml:space="preserve"> ADDIN EN.CITE.DATA </w:delInstrText>
        </w:r>
        <w:r w:rsidR="000A10C8" w:rsidDel="00E53070">
          <w:rPr>
            <w:rFonts w:ascii="Times New Roman" w:hAnsi="Times New Roman" w:cs="Times New Roman"/>
            <w:sz w:val="24"/>
          </w:rPr>
        </w:r>
        <w:r w:rsidR="000A10C8" w:rsidDel="00E53070">
          <w:rPr>
            <w:rFonts w:ascii="Times New Roman" w:hAnsi="Times New Roman" w:cs="Times New Roman"/>
            <w:sz w:val="24"/>
          </w:rPr>
          <w:fldChar w:fldCharType="end"/>
        </w:r>
        <w:r w:rsidR="00E25271" w:rsidDel="00E53070">
          <w:rPr>
            <w:rFonts w:ascii="Times New Roman" w:hAnsi="Times New Roman" w:cs="Times New Roman"/>
            <w:sz w:val="24"/>
          </w:rPr>
        </w:r>
        <w:r w:rsidR="00E25271" w:rsidDel="00E53070">
          <w:rPr>
            <w:rFonts w:ascii="Times New Roman" w:hAnsi="Times New Roman" w:cs="Times New Roman"/>
            <w:sz w:val="24"/>
          </w:rPr>
          <w:fldChar w:fldCharType="separate"/>
        </w:r>
        <w:r w:rsidR="000A10C8" w:rsidDel="00E53070">
          <w:rPr>
            <w:rFonts w:ascii="Times New Roman" w:hAnsi="Times New Roman" w:cs="Times New Roman"/>
            <w:noProof/>
            <w:sz w:val="24"/>
          </w:rPr>
          <w:delText>[55-57]</w:delText>
        </w:r>
        <w:r w:rsidR="00E25271" w:rsidDel="00E53070">
          <w:rPr>
            <w:rFonts w:ascii="Times New Roman" w:hAnsi="Times New Roman" w:cs="Times New Roman"/>
            <w:sz w:val="24"/>
          </w:rPr>
          <w:fldChar w:fldCharType="end"/>
        </w:r>
      </w:del>
      <w:ins w:id="76" w:author="김한진" w:date="2026-01-25T22:03:00Z" w16du:dateUtc="2026-01-25T13:03:00Z">
        <w:del w:id="77" w:author="박춘구" w:date="2026-01-26T09:46:00Z" w16du:dateUtc="2026-01-26T00:46:00Z">
          <w:r w:rsidRPr="008730FA" w:rsidDel="00E53070">
            <w:rPr>
              <w:rFonts w:ascii="Times New Roman" w:hAnsi="Times New Roman" w:cs="Times New Roman"/>
              <w:sz w:val="24"/>
            </w:rPr>
            <w:delText>. Collectively, existing Transformer-based approaches tend to emphasize DBP-specific optimization, residue-level binding site prediction, or RNA-centric interaction modeling, leaving a unified, protein-centric framework for DBP and RBP classification insufficiently explored. In contrast, our work introduces a sequence-only framework that applies the same protein language model architecture to both DNA- and RNA-binding protein classification tasks using exclusively experimentally validated annotations and parameter-efficient LoRA fine-tuning. By combining robust proteome-scale prediction with systematic attention-based interpretation that bridges residue-level importance and domain-level functional annotations, this study addresses a critical methodological gap between predictive performance, biological interpretability, and practical applicability, while minimizing the risk of circular validation inherent to annotation-driven learning.</w:delText>
          </w:r>
        </w:del>
      </w:ins>
    </w:p>
    <w:p w14:paraId="7110085E" w14:textId="46E61E3F" w:rsidR="00630ECE" w:rsidRDefault="00CE5262" w:rsidP="00BA2288">
      <w:pPr>
        <w:wordWrap/>
        <w:spacing w:line="360" w:lineRule="auto"/>
        <w:ind w:firstLine="432"/>
        <w:jc w:val="left"/>
        <w:rPr>
          <w:rFonts w:ascii="Times New Roman" w:hAnsi="Times New Roman" w:cs="Times New Roman"/>
          <w:sz w:val="24"/>
        </w:rPr>
      </w:pPr>
      <w:r>
        <w:rPr>
          <w:rFonts w:ascii="Times New Roman" w:hAnsi="Times New Roman" w:cs="Times New Roman"/>
          <w:sz w:val="24"/>
        </w:rPr>
        <w:t xml:space="preserve">Future work could extend and validate these findings in several directions. Experimental approaches such as site-directed mutagenesis of residues with high attention scores would provide direct evidence for the functional importance of regions highlighted by the model. </w:t>
      </w:r>
      <w:r w:rsidR="00F6040A">
        <w:rPr>
          <w:rFonts w:ascii="Times New Roman" w:hAnsi="Times New Roman" w:cs="Times New Roman"/>
          <w:sz w:val="24"/>
        </w:rPr>
        <w:t>In addition, proteins predicted to be nucleic acid-binding but absent from current reference databases cons</w:t>
      </w:r>
      <w:r w:rsidR="00EB32C5">
        <w:rPr>
          <w:rFonts w:ascii="Times New Roman" w:hAnsi="Times New Roman" w:cs="Times New Roman"/>
          <w:sz w:val="24"/>
        </w:rPr>
        <w:t>t</w:t>
      </w:r>
      <w:r w:rsidR="00F6040A">
        <w:rPr>
          <w:rFonts w:ascii="Times New Roman" w:hAnsi="Times New Roman" w:cs="Times New Roman"/>
          <w:sz w:val="24"/>
        </w:rPr>
        <w:t>itute candidates for biochemical validation using techniques such as electrophoretic mobility shift assays or crosslinking immunoprecipitation.</w:t>
      </w:r>
      <w:r w:rsidR="00EB32C5">
        <w:rPr>
          <w:rFonts w:ascii="Times New Roman" w:hAnsi="Times New Roman" w:cs="Times New Roman"/>
          <w:sz w:val="24"/>
        </w:rPr>
        <w:t xml:space="preserve"> From a computational standpoint, the present binary classification framework could be expanded to a multi-task setting that jointly predicts DNA-binding, RNA-binding, and dual-binding capabilities. Incorporating protein structural information, for example from AlphaFold2-predicted models </w:t>
      </w:r>
      <w:r w:rsidR="00181D11">
        <w:rPr>
          <w:rFonts w:ascii="Times New Roman" w:hAnsi="Times New Roman" w:cs="Times New Roman"/>
          <w:sz w:val="24"/>
        </w:rPr>
        <w:fldChar w:fldCharType="begin">
          <w:fldData xml:space="preserve">PEVuZE5vdGU+PENpdGU+PEF1dGhvcj5CcnlhbnQ8L0F1dGhvcj48WWVhcj4yMDIyPC9ZZWFyPjxS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</w:fldData>
        </w:fldChar>
      </w:r>
      <w:r w:rsidR="00BA5AE5">
        <w:rPr>
          <w:rFonts w:ascii="Times New Roman" w:hAnsi="Times New Roman" w:cs="Times New Roman"/>
          <w:sz w:val="24"/>
        </w:rPr>
        <w:instrText xml:space="preserve"> ADDIN EN.CITE </w:instrText>
      </w:r>
      <w:r w:rsidR="00BA5AE5">
        <w:rPr>
          <w:rFonts w:ascii="Times New Roman" w:hAnsi="Times New Roman" w:cs="Times New Roman"/>
          <w:sz w:val="24"/>
        </w:rPr>
        <w:fldChar w:fldCharType="begin">
          <w:fldData xml:space="preserve">PEVuZE5vdGU+PENpdGU+PEF1dGhvcj5CcnlhbnQ8L0F1dGhvcj48WWVhcj4yMDIyPC9ZZWFyPjxS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</w:fldData>
        </w:fldChar>
      </w:r>
      <w:r w:rsidR="00BA5AE5">
        <w:rPr>
          <w:rFonts w:ascii="Times New Roman" w:hAnsi="Times New Roman" w:cs="Times New Roman"/>
          <w:sz w:val="24"/>
        </w:rPr>
        <w:instrText xml:space="preserve"> ADDIN EN.CITE.DATA </w:instrText>
      </w:r>
      <w:r w:rsidR="00BA5AE5">
        <w:rPr>
          <w:rFonts w:ascii="Times New Roman" w:hAnsi="Times New Roman" w:cs="Times New Roman"/>
          <w:sz w:val="24"/>
        </w:rPr>
      </w:r>
      <w:r w:rsidR="00BA5AE5">
        <w:rPr>
          <w:rFonts w:ascii="Times New Roman" w:hAnsi="Times New Roman" w:cs="Times New Roman"/>
          <w:sz w:val="24"/>
        </w:rPr>
        <w:fldChar w:fldCharType="end"/>
      </w:r>
      <w:r w:rsidR="00181D11">
        <w:rPr>
          <w:rFonts w:ascii="Times New Roman" w:hAnsi="Times New Roman" w:cs="Times New Roman"/>
          <w:sz w:val="24"/>
        </w:rPr>
      </w:r>
      <w:r w:rsidR="00181D11">
        <w:rPr>
          <w:rFonts w:ascii="Times New Roman" w:hAnsi="Times New Roman" w:cs="Times New Roman"/>
          <w:sz w:val="24"/>
        </w:rPr>
        <w:fldChar w:fldCharType="separate"/>
      </w:r>
      <w:r w:rsidR="00BA5AE5">
        <w:rPr>
          <w:rFonts w:ascii="Times New Roman" w:hAnsi="Times New Roman" w:cs="Times New Roman"/>
          <w:noProof/>
          <w:sz w:val="24"/>
        </w:rPr>
        <w:t>[54-57]</w:t>
      </w:r>
      <w:r w:rsidR="00181D11">
        <w:rPr>
          <w:rFonts w:ascii="Times New Roman" w:hAnsi="Times New Roman" w:cs="Times New Roman"/>
          <w:sz w:val="24"/>
        </w:rPr>
        <w:fldChar w:fldCharType="end"/>
      </w:r>
      <w:r w:rsidR="00EB32C5">
        <w:rPr>
          <w:rFonts w:ascii="Times New Roman" w:hAnsi="Times New Roman" w:cs="Times New Roman"/>
          <w:sz w:val="24"/>
        </w:rPr>
        <w:t>, may further enhance predictive performance and enable residue-level binding site prediction rather than protein-level classification. The same framework could also be used to assess how disease-associated variants influence nucl</w:t>
      </w:r>
      <w:r w:rsidR="00EC2B2F">
        <w:rPr>
          <w:rFonts w:ascii="Times New Roman" w:hAnsi="Times New Roman" w:cs="Times New Roman"/>
          <w:sz w:val="24"/>
        </w:rPr>
        <w:t>e</w:t>
      </w:r>
      <w:r w:rsidR="00EB32C5">
        <w:rPr>
          <w:rFonts w:ascii="Times New Roman" w:hAnsi="Times New Roman" w:cs="Times New Roman"/>
          <w:sz w:val="24"/>
        </w:rPr>
        <w:t xml:space="preserve">ic acid-binding functions, thereby contributing to the interpretation of variants of uncertain significance in clinical genomics. </w:t>
      </w:r>
    </w:p>
    <w:p w14:paraId="0F1DE481" w14:textId="12E028B0" w:rsidR="00630ECE" w:rsidRDefault="00850FE7" w:rsidP="0091122E">
      <w:pPr>
        <w:wordWrap/>
        <w:spacing w:line="360" w:lineRule="auto"/>
        <w:ind w:firstLine="432"/>
        <w:jc w:val="left"/>
        <w:rPr>
          <w:rFonts w:ascii="Times New Roman" w:hAnsi="Times New Roman" w:cs="Times New Roman"/>
          <w:sz w:val="24"/>
        </w:rPr>
      </w:pPr>
      <w:r>
        <w:rPr>
          <w:rFonts w:ascii="Times New Roman" w:hAnsi="Times New Roman" w:cs="Times New Roman"/>
          <w:sz w:val="24"/>
        </w:rPr>
        <w:t xml:space="preserve">Several limitations of this study should be acknowledged. First, the experimentally validated positive datasets, particularly for RBPs (n = 351), are relatively small compared with the negative class, which may restrict the model’s ability to capture the full diversity of binding mechanisms. </w:t>
      </w:r>
      <w:r w:rsidR="0091122E">
        <w:rPr>
          <w:rFonts w:ascii="Times New Roman" w:hAnsi="Times New Roman" w:cs="Times New Roman"/>
          <w:sz w:val="24"/>
        </w:rPr>
        <w:t xml:space="preserve">Second, the focus on experimentally verified data may introduce a bias toward well-studied proteins, because proteins from less-characterized families or with context-dependent binding activities are underrepresented in current experimental resources. </w:t>
      </w:r>
      <w:r w:rsidR="0091122E">
        <w:rPr>
          <w:rFonts w:ascii="Times New Roman" w:hAnsi="Times New Roman" w:cs="Times New Roman"/>
          <w:sz w:val="24"/>
        </w:rPr>
        <w:lastRenderedPageBreak/>
        <w:t xml:space="preserve">Third, the negative class in this study consists of proteins without experimental evidence for nucleic acid binding, rather than proteins conclusively shown to lack binding activity. Some of these proteins may in fact possess binding functions that have not yet been characterized. To mitigate this uncertainty, we employed 20-fold cross-validation to distribute potential hidden positives across folds and reduce their influence on performance estimates. Consistent with this concern, a subset of proteins classified as false positives by the model was </w:t>
      </w:r>
      <w:r w:rsidR="00630ECE" w:rsidRPr="004F412F">
        <w:rPr>
          <w:rFonts w:ascii="Times New Roman" w:hAnsi="Times New Roman" w:cs="Times New Roman"/>
          <w:sz w:val="24"/>
        </w:rPr>
        <w:t>independently annotated as DNA- or RNA-binding in UniProt. This suggests that</w:t>
      </w:r>
      <w:r w:rsidR="0091122E">
        <w:rPr>
          <w:rFonts w:ascii="Times New Roman" w:hAnsi="Times New Roman" w:cs="Times New Roman"/>
          <w:sz w:val="24"/>
        </w:rPr>
        <w:t xml:space="preserve"> </w:t>
      </w:r>
      <w:r w:rsidR="00630ECE" w:rsidRPr="004F412F">
        <w:rPr>
          <w:rFonts w:ascii="Times New Roman" w:hAnsi="Times New Roman" w:cs="Times New Roman"/>
          <w:sz w:val="24"/>
        </w:rPr>
        <w:t>some</w:t>
      </w:r>
      <w:r w:rsidR="008C59B3">
        <w:rPr>
          <w:rFonts w:ascii="Times New Roman" w:hAnsi="Times New Roman" w:cs="Times New Roman"/>
          <w:sz w:val="24"/>
        </w:rPr>
        <w:t xml:space="preserve"> of these</w:t>
      </w:r>
      <w:r w:rsidR="00630ECE" w:rsidRPr="004F412F">
        <w:rPr>
          <w:rFonts w:ascii="Times New Roman" w:hAnsi="Times New Roman" w:cs="Times New Roman"/>
          <w:sz w:val="24"/>
        </w:rPr>
        <w:t xml:space="preserve"> predictions </w:t>
      </w:r>
      <w:r w:rsidR="008C59B3">
        <w:rPr>
          <w:rFonts w:ascii="Times New Roman" w:hAnsi="Times New Roman" w:cs="Times New Roman"/>
          <w:sz w:val="24"/>
        </w:rPr>
        <w:t xml:space="preserve">may actually be genuine </w:t>
      </w:r>
      <w:r w:rsidR="00630ECE" w:rsidRPr="004F412F">
        <w:rPr>
          <w:rFonts w:ascii="Times New Roman" w:hAnsi="Times New Roman" w:cs="Times New Roman"/>
          <w:sz w:val="24"/>
        </w:rPr>
        <w:t xml:space="preserve">nucleic acid–binding proteins that are not </w:t>
      </w:r>
      <w:r w:rsidR="008C59B3">
        <w:rPr>
          <w:rFonts w:ascii="Times New Roman" w:hAnsi="Times New Roman" w:cs="Times New Roman"/>
          <w:sz w:val="24"/>
        </w:rPr>
        <w:t>included</w:t>
      </w:r>
      <w:r w:rsidR="00630ECE" w:rsidRPr="004F412F">
        <w:rPr>
          <w:rFonts w:ascii="Times New Roman" w:hAnsi="Times New Roman" w:cs="Times New Roman"/>
          <w:sz w:val="24"/>
        </w:rPr>
        <w:t xml:space="preserve"> in the curated reference datasets used for training and evaluation.</w:t>
      </w:r>
      <w:r w:rsidR="008C59B3">
        <w:rPr>
          <w:rFonts w:ascii="Times New Roman" w:hAnsi="Times New Roman" w:cs="Times New Roman"/>
          <w:sz w:val="24"/>
        </w:rPr>
        <w:t xml:space="preserve"> Although cross-validation offers robustness against random label noise, this intrinsic property of the dataset may still introduce a modest bias into overall performance estimates. Finally, the sequence length constraint of 1,024 residues led to truncation for 9</w:t>
      </w:r>
      <w:r w:rsidR="008C59B3">
        <w:rPr>
          <w:rFonts w:ascii="Times New Roman" w:hAnsi="Times New Roman" w:cs="Times New Roman"/>
          <w:sz w:val="24"/>
        </w:rPr>
        <w:sym w:font="Symbol" w:char="F02D"/>
      </w:r>
      <w:r w:rsidR="008C59B3">
        <w:rPr>
          <w:rFonts w:ascii="Times New Roman" w:hAnsi="Times New Roman" w:cs="Times New Roman"/>
          <w:sz w:val="24"/>
        </w:rPr>
        <w:t xml:space="preserve">13% of proteins, and the model was trained exclusively on human proteins, indicating that additional validation will be necessary before applying the approach to other species. </w:t>
      </w:r>
    </w:p>
    <w:p w14:paraId="08F264E9" w14:textId="6271C00D" w:rsidR="00F65FD0" w:rsidRDefault="00630ECE" w:rsidP="00762C0B">
      <w:pPr>
        <w:wordWrap/>
        <w:spacing w:line="360" w:lineRule="auto"/>
        <w:ind w:firstLine="432"/>
        <w:jc w:val="left"/>
        <w:rPr>
          <w:rFonts w:ascii="Times New Roman" w:hAnsi="Times New Roman" w:cs="Times New Roman"/>
          <w:sz w:val="24"/>
        </w:rPr>
      </w:pPr>
      <w:r w:rsidRPr="00EF6DC2">
        <w:rPr>
          <w:rFonts w:ascii="Times New Roman" w:hAnsi="Times New Roman" w:cs="Times New Roman"/>
          <w:sz w:val="24"/>
        </w:rPr>
        <w:t xml:space="preserve">In conclusion, this study </w:t>
      </w:r>
      <w:r w:rsidR="00912430">
        <w:rPr>
          <w:rFonts w:ascii="Times New Roman" w:hAnsi="Times New Roman" w:cs="Times New Roman"/>
          <w:sz w:val="24"/>
        </w:rPr>
        <w:t xml:space="preserve">addresses </w:t>
      </w:r>
      <w:r w:rsidRPr="00EF6DC2">
        <w:rPr>
          <w:rFonts w:ascii="Times New Roman" w:hAnsi="Times New Roman" w:cs="Times New Roman"/>
          <w:sz w:val="24"/>
        </w:rPr>
        <w:t xml:space="preserve">the </w:t>
      </w:r>
      <w:r w:rsidR="00912430">
        <w:rPr>
          <w:rFonts w:ascii="Times New Roman" w:hAnsi="Times New Roman" w:cs="Times New Roman"/>
          <w:sz w:val="24"/>
        </w:rPr>
        <w:t xml:space="preserve">challenge of developing </w:t>
      </w:r>
      <w:r w:rsidRPr="00EF6DC2">
        <w:rPr>
          <w:rFonts w:ascii="Times New Roman" w:hAnsi="Times New Roman" w:cs="Times New Roman"/>
          <w:sz w:val="24"/>
        </w:rPr>
        <w:t>predicti</w:t>
      </w:r>
      <w:r w:rsidR="00912430">
        <w:rPr>
          <w:rFonts w:ascii="Times New Roman" w:hAnsi="Times New Roman" w:cs="Times New Roman"/>
          <w:sz w:val="24"/>
        </w:rPr>
        <w:t xml:space="preserve">ve models that are accurate, interpretable, and supported by reliable experimental evidence. The correspondence between </w:t>
      </w:r>
      <w:r w:rsidRPr="00EF6DC2">
        <w:rPr>
          <w:rFonts w:ascii="Times New Roman" w:hAnsi="Times New Roman" w:cs="Times New Roman"/>
          <w:sz w:val="24"/>
        </w:rPr>
        <w:t>attention</w:t>
      </w:r>
      <w:r w:rsidR="00912430">
        <w:rPr>
          <w:rFonts w:ascii="Times New Roman" w:hAnsi="Times New Roman" w:cs="Times New Roman"/>
          <w:sz w:val="24"/>
        </w:rPr>
        <w:t xml:space="preserve"> patterns and established functional domains provides a basis for relating machine learning predictions to underlying biological mechanisms. This strategy is broadly applicable to other protein function prediction tasks in which interpretability is important for experimental validation and biological discovery. As experimental resources continue to grow and deep learning architectures advance,</w:t>
      </w:r>
      <w:r w:rsidRPr="00EF6DC2">
        <w:rPr>
          <w:rFonts w:ascii="Times New Roman" w:hAnsi="Times New Roman" w:cs="Times New Roman"/>
          <w:sz w:val="24"/>
        </w:rPr>
        <w:t xml:space="preserve"> sequence-</w:t>
      </w:r>
      <w:r w:rsidR="00912430">
        <w:rPr>
          <w:rFonts w:ascii="Times New Roman" w:hAnsi="Times New Roman" w:cs="Times New Roman"/>
          <w:sz w:val="24"/>
        </w:rPr>
        <w:t xml:space="preserve">based models trained on high-confidence annotations are likely to become increasingly important for characterizing </w:t>
      </w:r>
      <w:r w:rsidRPr="00EF6DC2">
        <w:rPr>
          <w:rFonts w:ascii="Times New Roman" w:hAnsi="Times New Roman" w:cs="Times New Roman"/>
          <w:sz w:val="24"/>
        </w:rPr>
        <w:t xml:space="preserve">protein–nucleic acid interactions </w:t>
      </w:r>
      <w:r w:rsidR="00912430">
        <w:rPr>
          <w:rFonts w:ascii="Times New Roman" w:hAnsi="Times New Roman" w:cs="Times New Roman"/>
          <w:sz w:val="24"/>
        </w:rPr>
        <w:t>at proteome scale.</w:t>
      </w:r>
      <w:r w:rsidR="00F65FD0">
        <w:rPr>
          <w:rFonts w:ascii="Times New Roman" w:hAnsi="Times New Roman" w:cs="Times New Roman"/>
          <w:sz w:val="24"/>
        </w:rPr>
        <w:br w:type="page"/>
      </w:r>
    </w:p>
    <w:p w14:paraId="1359D08B" w14:textId="621ED874" w:rsidR="00F65FD0" w:rsidRPr="007E3562" w:rsidRDefault="008A67AC" w:rsidP="00F65FD0">
      <w:pPr>
        <w:wordWrap/>
        <w:spacing w:line="360" w:lineRule="auto"/>
        <w:jc w:val="left"/>
        <w:rPr>
          <w:rFonts w:ascii="Times New Roman" w:hAnsi="Times New Roman" w:cs="Times New Roman"/>
          <w:b/>
          <w:bCs/>
          <w:sz w:val="28"/>
          <w:szCs w:val="28"/>
        </w:rPr>
      </w:pPr>
      <w:r>
        <w:rPr>
          <w:rFonts w:ascii="Times New Roman" w:hAnsi="Times New Roman" w:cs="Times New Roman"/>
          <w:b/>
          <w:bCs/>
          <w:sz w:val="28"/>
          <w:szCs w:val="28"/>
        </w:rPr>
        <w:lastRenderedPageBreak/>
        <w:t>Materials</w:t>
      </w:r>
      <w:r w:rsidR="00F65FD0">
        <w:rPr>
          <w:rFonts w:ascii="Times New Roman" w:hAnsi="Times New Roman" w:cs="Times New Roman"/>
          <w:b/>
          <w:bCs/>
          <w:sz w:val="28"/>
          <w:szCs w:val="28"/>
        </w:rPr>
        <w:t xml:space="preserve"> and </w:t>
      </w:r>
      <w:r>
        <w:rPr>
          <w:rFonts w:ascii="Times New Roman" w:hAnsi="Times New Roman" w:cs="Times New Roman"/>
          <w:b/>
          <w:bCs/>
          <w:sz w:val="28"/>
          <w:szCs w:val="28"/>
        </w:rPr>
        <w:t>m</w:t>
      </w:r>
      <w:r w:rsidR="00F65FD0">
        <w:rPr>
          <w:rFonts w:ascii="Times New Roman" w:hAnsi="Times New Roman" w:cs="Times New Roman"/>
          <w:b/>
          <w:bCs/>
          <w:sz w:val="28"/>
          <w:szCs w:val="28"/>
        </w:rPr>
        <w:t>ethods</w:t>
      </w:r>
    </w:p>
    <w:p w14:paraId="77A21D83" w14:textId="77777777" w:rsidR="00F65FD0" w:rsidRPr="007E3562" w:rsidRDefault="00F65FD0" w:rsidP="00F65FD0">
      <w:pPr>
        <w:wordWrap/>
        <w:spacing w:line="360" w:lineRule="auto"/>
        <w:jc w:val="left"/>
        <w:rPr>
          <w:rFonts w:ascii="Times New Roman" w:hAnsi="Times New Roman" w:cs="Times New Roman"/>
          <w:b/>
          <w:bCs/>
          <w:sz w:val="24"/>
        </w:rPr>
      </w:pPr>
      <w:r w:rsidRPr="00306C2D">
        <w:rPr>
          <w:rFonts w:ascii="Times New Roman" w:hAnsi="Times New Roman" w:cs="Times New Roman" w:hint="eastAsia"/>
          <w:b/>
          <w:bCs/>
          <w:sz w:val="24"/>
        </w:rPr>
        <w:t>D</w:t>
      </w:r>
      <w:r w:rsidRPr="00306C2D">
        <w:rPr>
          <w:rFonts w:ascii="Times New Roman" w:hAnsi="Times New Roman" w:cs="Times New Roman"/>
          <w:b/>
          <w:bCs/>
          <w:sz w:val="24"/>
        </w:rPr>
        <w:t>ata collection</w:t>
      </w:r>
      <w:r>
        <w:rPr>
          <w:rFonts w:ascii="Times New Roman" w:hAnsi="Times New Roman" w:cs="Times New Roman"/>
          <w:b/>
          <w:bCs/>
          <w:sz w:val="24"/>
        </w:rPr>
        <w:t xml:space="preserve"> and curation</w:t>
      </w:r>
    </w:p>
    <w:p w14:paraId="21533390" w14:textId="77777777" w:rsidR="00F65FD0" w:rsidRPr="007E3562" w:rsidRDefault="00F65FD0" w:rsidP="00F65FD0">
      <w:pPr>
        <w:wordWrap/>
        <w:spacing w:line="360" w:lineRule="auto"/>
        <w:ind w:firstLine="432"/>
        <w:jc w:val="left"/>
        <w:rPr>
          <w:rFonts w:ascii="Times New Roman" w:hAnsi="Times New Roman" w:cs="Times New Roman"/>
          <w:sz w:val="24"/>
        </w:rPr>
      </w:pPr>
      <w:r>
        <w:rPr>
          <w:rFonts w:ascii="Times New Roman" w:hAnsi="Times New Roman" w:cs="Times New Roman"/>
          <w:sz w:val="24"/>
        </w:rPr>
        <w:t>H</w:t>
      </w:r>
      <w:r w:rsidRPr="00A441B7">
        <w:rPr>
          <w:rFonts w:ascii="Times New Roman" w:hAnsi="Times New Roman" w:cs="Times New Roman"/>
          <w:sz w:val="24"/>
        </w:rPr>
        <w:t>uman proteins</w:t>
      </w:r>
      <w:r>
        <w:rPr>
          <w:rFonts w:ascii="Times New Roman" w:hAnsi="Times New Roman" w:cs="Times New Roman"/>
          <w:sz w:val="24"/>
        </w:rPr>
        <w:t xml:space="preserve"> were classified into </w:t>
      </w:r>
      <w:r w:rsidRPr="00A441B7">
        <w:rPr>
          <w:rFonts w:ascii="Times New Roman" w:hAnsi="Times New Roman" w:cs="Times New Roman"/>
          <w:sz w:val="24"/>
        </w:rPr>
        <w:t>four distinct categories</w:t>
      </w:r>
      <w:r>
        <w:rPr>
          <w:rFonts w:ascii="Times New Roman" w:hAnsi="Times New Roman" w:cs="Times New Roman"/>
          <w:sz w:val="24"/>
        </w:rPr>
        <w:t>:</w:t>
      </w:r>
      <w:r w:rsidRPr="00A441B7" w:rsidDel="005E7D04">
        <w:rPr>
          <w:rFonts w:ascii="Times New Roman" w:hAnsi="Times New Roman" w:cs="Times New Roman"/>
          <w:sz w:val="24"/>
        </w:rPr>
        <w:t xml:space="preserve"> </w:t>
      </w:r>
      <w:r w:rsidRPr="00A441B7">
        <w:rPr>
          <w:rFonts w:ascii="Times New Roman" w:hAnsi="Times New Roman" w:cs="Times New Roman"/>
          <w:sz w:val="24"/>
        </w:rPr>
        <w:t>DNA</w:t>
      </w:r>
      <w:r>
        <w:rPr>
          <w:rFonts w:ascii="Times New Roman" w:hAnsi="Times New Roman" w:cs="Times New Roman"/>
          <w:sz w:val="24"/>
        </w:rPr>
        <w:t>-</w:t>
      </w:r>
      <w:r w:rsidRPr="00A441B7">
        <w:rPr>
          <w:rFonts w:ascii="Times New Roman" w:hAnsi="Times New Roman" w:cs="Times New Roman"/>
          <w:sz w:val="24"/>
        </w:rPr>
        <w:t>binding, RNA</w:t>
      </w:r>
      <w:r>
        <w:rPr>
          <w:rFonts w:ascii="Times New Roman" w:hAnsi="Times New Roman" w:cs="Times New Roman"/>
          <w:sz w:val="24"/>
        </w:rPr>
        <w:t>-binding</w:t>
      </w:r>
      <w:r w:rsidRPr="00A441B7">
        <w:rPr>
          <w:rFonts w:ascii="Times New Roman" w:hAnsi="Times New Roman" w:cs="Times New Roman"/>
          <w:sz w:val="24"/>
        </w:rPr>
        <w:t xml:space="preserve">, </w:t>
      </w:r>
      <w:r>
        <w:rPr>
          <w:rFonts w:ascii="Times New Roman" w:hAnsi="Times New Roman" w:cs="Times New Roman"/>
          <w:sz w:val="24"/>
        </w:rPr>
        <w:t>dual-binding (</w:t>
      </w:r>
      <w:r w:rsidRPr="00A441B7">
        <w:rPr>
          <w:rFonts w:ascii="Times New Roman" w:hAnsi="Times New Roman" w:cs="Times New Roman"/>
          <w:sz w:val="24"/>
        </w:rPr>
        <w:t>both DNA and RNA</w:t>
      </w:r>
      <w:r>
        <w:rPr>
          <w:rFonts w:ascii="Times New Roman" w:hAnsi="Times New Roman" w:cs="Times New Roman"/>
          <w:sz w:val="24"/>
        </w:rPr>
        <w:t>)</w:t>
      </w:r>
      <w:r w:rsidRPr="00A441B7">
        <w:rPr>
          <w:rFonts w:ascii="Times New Roman" w:hAnsi="Times New Roman" w:cs="Times New Roman"/>
          <w:sz w:val="24"/>
        </w:rPr>
        <w:t>, and non-binding</w:t>
      </w:r>
      <w:r>
        <w:rPr>
          <w:rFonts w:ascii="Times New Roman" w:hAnsi="Times New Roman" w:cs="Times New Roman"/>
          <w:sz w:val="24"/>
        </w:rPr>
        <w:t>. T</w:t>
      </w:r>
      <w:r w:rsidRPr="00A441B7">
        <w:rPr>
          <w:rFonts w:ascii="Times New Roman" w:hAnsi="Times New Roman" w:cs="Times New Roman"/>
          <w:sz w:val="24"/>
        </w:rPr>
        <w:t>he human reference proteome (GRCh38.p12)</w:t>
      </w:r>
      <w:r>
        <w:rPr>
          <w:rFonts w:ascii="Times New Roman" w:hAnsi="Times New Roman" w:cs="Times New Roman"/>
          <w:sz w:val="24"/>
        </w:rPr>
        <w:t xml:space="preserve"> was obtained </w:t>
      </w:r>
      <w:r w:rsidRPr="00A441B7">
        <w:rPr>
          <w:rFonts w:ascii="Times New Roman" w:hAnsi="Times New Roman" w:cs="Times New Roman"/>
          <w:sz w:val="24"/>
        </w:rPr>
        <w:t>from the Ensembl database (</w:t>
      </w:r>
      <w:hyperlink r:id="rId7" w:history="1">
        <w:r w:rsidRPr="00D76AE7">
          <w:rPr>
            <w:rStyle w:val="a3"/>
            <w:rFonts w:ascii="Times New Roman" w:hAnsi="Times New Roman" w:cs="Times New Roman"/>
            <w:sz w:val="24"/>
          </w:rPr>
          <w:t>https://www.ensembl.org</w:t>
        </w:r>
      </w:hyperlink>
      <w:r w:rsidRPr="00A441B7">
        <w:rPr>
          <w:rFonts w:ascii="Times New Roman" w:hAnsi="Times New Roman" w:cs="Times New Roman"/>
          <w:sz w:val="24"/>
        </w:rPr>
        <w:t>)</w:t>
      </w:r>
      <w:r>
        <w:rPr>
          <w:rFonts w:ascii="Times New Roman" w:hAnsi="Times New Roman" w:cs="Times New Roman"/>
          <w:sz w:val="24"/>
        </w:rPr>
        <w:t>, comprising 18,221 protein-coding genes</w:t>
      </w:r>
      <w:r w:rsidRPr="00A441B7">
        <w:rPr>
          <w:rFonts w:ascii="Times New Roman" w:hAnsi="Times New Roman" w:cs="Times New Roman"/>
          <w:sz w:val="24"/>
        </w:rPr>
        <w:t xml:space="preserve"> </w:t>
      </w:r>
      <w:r w:rsidRPr="00F724FE">
        <w:rPr>
          <w:rFonts w:ascii="Times New Roman" w:hAnsi="Times New Roman" w:cs="Times New Roman"/>
          <w:b/>
          <w:bCs/>
          <w:sz w:val="24"/>
        </w:rPr>
        <w:t>(Fig. 1A)</w:t>
      </w:r>
      <w:r w:rsidRPr="00A441B7">
        <w:rPr>
          <w:rFonts w:ascii="Times New Roman" w:hAnsi="Times New Roman" w:cs="Times New Roman"/>
          <w:sz w:val="24"/>
        </w:rPr>
        <w:t xml:space="preserve">. </w:t>
      </w:r>
      <w:r>
        <w:rPr>
          <w:rFonts w:ascii="Times New Roman" w:hAnsi="Times New Roman" w:cs="Times New Roman"/>
          <w:sz w:val="24"/>
        </w:rPr>
        <w:t>For genes encoding</w:t>
      </w:r>
      <w:r w:rsidRPr="00A441B7">
        <w:rPr>
          <w:rFonts w:ascii="Times New Roman" w:hAnsi="Times New Roman" w:cs="Times New Roman"/>
          <w:sz w:val="24"/>
        </w:rPr>
        <w:t xml:space="preserve"> multiple protein isoforms</w:t>
      </w:r>
      <w:r>
        <w:rPr>
          <w:rFonts w:ascii="Times New Roman" w:hAnsi="Times New Roman" w:cs="Times New Roman"/>
          <w:sz w:val="24"/>
        </w:rPr>
        <w:t>,</w:t>
      </w:r>
      <w:r w:rsidRPr="00A441B7">
        <w:rPr>
          <w:rFonts w:ascii="Times New Roman" w:hAnsi="Times New Roman" w:cs="Times New Roman"/>
          <w:sz w:val="24"/>
        </w:rPr>
        <w:t xml:space="preserve"> the longest </w:t>
      </w:r>
      <w:r>
        <w:rPr>
          <w:rFonts w:ascii="Times New Roman" w:hAnsi="Times New Roman" w:cs="Times New Roman"/>
          <w:sz w:val="24"/>
        </w:rPr>
        <w:t>isoform was selected as the representative sequence.</w:t>
      </w:r>
      <w:r w:rsidRPr="00A441B7">
        <w:rPr>
          <w:rFonts w:ascii="Times New Roman" w:hAnsi="Times New Roman" w:cs="Times New Roman"/>
          <w:sz w:val="24"/>
        </w:rPr>
        <w:t xml:space="preserve"> </w:t>
      </w:r>
      <w:r>
        <w:rPr>
          <w:rFonts w:ascii="Times New Roman" w:hAnsi="Times New Roman" w:cs="Times New Roman"/>
          <w:sz w:val="24"/>
        </w:rPr>
        <w:t xml:space="preserve">To ensure consistent cross-database identification, only </w:t>
      </w:r>
      <w:r w:rsidRPr="00A441B7">
        <w:rPr>
          <w:rFonts w:ascii="Times New Roman" w:hAnsi="Times New Roman" w:cs="Times New Roman"/>
          <w:sz w:val="24"/>
        </w:rPr>
        <w:t>protein</w:t>
      </w:r>
      <w:r>
        <w:rPr>
          <w:rFonts w:ascii="Times New Roman" w:hAnsi="Times New Roman" w:cs="Times New Roman"/>
          <w:sz w:val="24"/>
        </w:rPr>
        <w:t>s with both</w:t>
      </w:r>
      <w:r w:rsidRPr="00A441B7">
        <w:rPr>
          <w:rFonts w:ascii="Times New Roman" w:hAnsi="Times New Roman" w:cs="Times New Roman"/>
          <w:sz w:val="24"/>
        </w:rPr>
        <w:t xml:space="preserve"> Ensembl</w:t>
      </w:r>
      <w:r>
        <w:rPr>
          <w:rFonts w:ascii="Times New Roman" w:hAnsi="Times New Roman" w:cs="Times New Roman"/>
          <w:sz w:val="24"/>
        </w:rPr>
        <w:t xml:space="preserve"> and</w:t>
      </w:r>
      <w:r w:rsidRPr="00A441B7">
        <w:rPr>
          <w:rFonts w:ascii="Times New Roman" w:hAnsi="Times New Roman" w:cs="Times New Roman"/>
          <w:sz w:val="24"/>
        </w:rPr>
        <w:t xml:space="preserve"> SwissProt accession ID</w:t>
      </w:r>
      <w:r>
        <w:rPr>
          <w:rFonts w:ascii="Times New Roman" w:hAnsi="Times New Roman" w:cs="Times New Roman"/>
          <w:sz w:val="24"/>
        </w:rPr>
        <w:t xml:space="preserve"> were</w:t>
      </w:r>
      <w:r w:rsidRPr="00A441B7">
        <w:rPr>
          <w:rFonts w:ascii="Times New Roman" w:hAnsi="Times New Roman" w:cs="Times New Roman"/>
          <w:sz w:val="24"/>
        </w:rPr>
        <w:t xml:space="preserve"> retained</w:t>
      </w:r>
      <w:r w:rsidRPr="007E3562">
        <w:rPr>
          <w:rFonts w:ascii="Times New Roman" w:hAnsi="Times New Roman" w:cs="Times New Roman"/>
          <w:sz w:val="24"/>
        </w:rPr>
        <w:t>.</w:t>
      </w:r>
    </w:p>
    <w:p w14:paraId="0FEDD04A" w14:textId="2404F4DD" w:rsidR="00F65FD0" w:rsidRPr="0096779A" w:rsidRDefault="00F65FD0" w:rsidP="00F65FD0">
      <w:pPr>
        <w:wordWrap/>
        <w:spacing w:line="360" w:lineRule="auto"/>
        <w:ind w:firstLine="432"/>
        <w:jc w:val="left"/>
        <w:rPr>
          <w:rFonts w:ascii="Times New Roman" w:hAnsi="Times New Roman" w:cs="Times New Roman"/>
          <w:sz w:val="24"/>
        </w:rPr>
      </w:pPr>
      <w:r w:rsidRPr="00A441B7">
        <w:rPr>
          <w:rFonts w:ascii="Times New Roman" w:hAnsi="Times New Roman" w:cs="Times New Roman"/>
          <w:sz w:val="24"/>
        </w:rPr>
        <w:t>DNA</w:t>
      </w:r>
      <w:r>
        <w:rPr>
          <w:rFonts w:ascii="Times New Roman" w:hAnsi="Times New Roman" w:cs="Times New Roman"/>
          <w:sz w:val="24"/>
        </w:rPr>
        <w:t>-binding</w:t>
      </w:r>
      <w:r w:rsidRPr="00A441B7">
        <w:rPr>
          <w:rFonts w:ascii="Times New Roman" w:hAnsi="Times New Roman" w:cs="Times New Roman"/>
          <w:sz w:val="24"/>
        </w:rPr>
        <w:t xml:space="preserve"> proteins</w:t>
      </w:r>
      <w:r>
        <w:rPr>
          <w:rFonts w:ascii="Times New Roman" w:hAnsi="Times New Roman" w:cs="Times New Roman"/>
          <w:sz w:val="24"/>
        </w:rPr>
        <w:t xml:space="preserve"> (DBPs) were compiled from</w:t>
      </w:r>
      <w:r w:rsidRPr="00A441B7">
        <w:rPr>
          <w:rFonts w:ascii="Times New Roman" w:hAnsi="Times New Roman" w:cs="Times New Roman"/>
          <w:sz w:val="24"/>
        </w:rPr>
        <w:t xml:space="preserve"> two </w:t>
      </w:r>
      <w:r>
        <w:rPr>
          <w:rFonts w:ascii="Times New Roman" w:hAnsi="Times New Roman" w:cs="Times New Roman"/>
          <w:sz w:val="24"/>
        </w:rPr>
        <w:t xml:space="preserve">experimentally validated </w:t>
      </w:r>
      <w:r w:rsidRPr="00A441B7">
        <w:rPr>
          <w:rFonts w:ascii="Times New Roman" w:hAnsi="Times New Roman" w:cs="Times New Roman"/>
          <w:sz w:val="24"/>
        </w:rPr>
        <w:t xml:space="preserve">databases: </w:t>
      </w:r>
      <w:r w:rsidRPr="003D72D9">
        <w:rPr>
          <w:rFonts w:ascii="Times New Roman" w:hAnsi="Times New Roman" w:cs="Times New Roman"/>
          <w:sz w:val="24"/>
        </w:rPr>
        <w:t>hPDI</w:t>
      </w:r>
      <w:r w:rsidRPr="003D72D9">
        <w:rPr>
          <w:rFonts w:ascii="Times New Roman" w:hAnsi="Times New Roman" w:cs="Times New Roman" w:hint="eastAsia"/>
          <w:sz w:val="24"/>
        </w:rPr>
        <w:t xml:space="preserve"> </w:t>
      </w:r>
      <w:r w:rsidRPr="003D72D9">
        <w:rPr>
          <w:rFonts w:ascii="Times New Roman" w:hAnsi="Times New Roman" w:cs="Times New Roman"/>
          <w:sz w:val="24"/>
        </w:rPr>
        <w:fldChar w:fldCharType="begin"/>
      </w:r>
      <w:r w:rsidR="00BA5AE5">
        <w:rPr>
          <w:rFonts w:ascii="Times New Roman" w:hAnsi="Times New Roman" w:cs="Times New Roman"/>
          <w:sz w:val="24"/>
        </w:rPr>
        <w:instrText xml:space="preserve"> ADDIN EN.CITE &lt;EndNote&gt;&lt;Cite&gt;&lt;Author&gt;Xie&lt;/Author&gt;&lt;Year&gt;2010&lt;/Year&gt;&lt;RecNum&gt;2&lt;/RecNum&gt;&lt;DisplayText&gt;[58]&lt;/DisplayText&gt;&lt;record&gt;&lt;rec-number&gt;2&lt;/rec-number&gt;&lt;foreign-keys&gt;&lt;key app="EN" db-id="sxzdsxsznr5ddtea02s5dpry2zzdvzatver2" timestamp="1768628512"&gt;2&lt;/key&gt;&lt;/foreign-keys&gt;&lt;ref-type name="Journal Article"&gt;17&lt;/ref-type&gt;&lt;contributors&gt;&lt;authors&gt;&lt;author&gt;Xie, Z.&lt;/author&gt;&lt;author&gt;Hu, S.&lt;/author&gt;&lt;author&gt;Blackshaw, S.&lt;/author&gt;&lt;author&gt;Zhu, H.&lt;/author&gt;&lt;author&gt;Qian, J.&lt;/author&gt;&lt;/authors&gt;&lt;/contributors&gt;&lt;auth-address&gt;Department of Ophthalmology, Johns Hopkins University School of Medicine, Baltimore, MD 21231, USA.&lt;/auth-address&gt;&lt;titles&gt;&lt;title&gt;hPDI: a database of experimental human protein-DNA interactions&lt;/title&gt;&lt;secondary-title&gt;Bioinformatics&lt;/secondary-title&gt;&lt;/titles&gt;&lt;periodical&gt;&lt;full-title&gt;Bioinformatics&lt;/full-title&gt;&lt;/periodical&gt;&lt;pages&gt;287-9&lt;/pages&gt;&lt;volume&gt;26&lt;/volume&gt;&lt;number&gt;2&lt;/number&gt;&lt;edition&gt;20091109&lt;/edition&gt;&lt;keywords&gt;&lt;keyword&gt;DNA/*chemistry/metabolism&lt;/keyword&gt;&lt;keyword&gt;DNA-Binding Proteins/*chemistry/metabolism&lt;/keyword&gt;&lt;keyword&gt;Databases, Protein&lt;/keyword&gt;&lt;keyword&gt;Humans&lt;/keyword&gt;&lt;keyword&gt;Oligonucleotide Array Sequence Analysis&lt;/keyword&gt;&lt;keyword&gt;Protein Interaction Mapping/methods&lt;/keyword&gt;&lt;keyword&gt;*Software&lt;/keyword&gt;&lt;/keywords&gt;&lt;dates&gt;&lt;year&gt;2010&lt;/year&gt;&lt;pub-dates&gt;&lt;date&gt;Jan 15&lt;/date&gt;&lt;/pub-dates&gt;&lt;/dates&gt;&lt;isbn&gt;1367-4811 (Electronic)&amp;#xD;1367-4803 (Print)&amp;#xD;1367-4803 (Linking)&lt;/isbn&gt;&lt;accession-num&gt;19900953&lt;/accession-num&gt;&lt;urls&gt;&lt;related-urls&gt;&lt;url&gt;https://www.ncbi.nlm.nih.gov/pubmed/19900953&lt;/url&gt;&lt;/related-urls&gt;&lt;/urls&gt;&lt;custom2&gt;PMC2804296&lt;/custom2&gt;&lt;electronic-resource-num&gt;10.1093/bioinformatics/btp631&lt;/electronic-resource-num&gt;&lt;remote-database-name&gt;Medline&lt;/remote-database-name&gt;&lt;remote-database-provider&gt;NLM&lt;/remote-database-provider&gt;&lt;/record&gt;&lt;/Cite&gt;&lt;/EndNote&gt;</w:instrText>
      </w:r>
      <w:r w:rsidRPr="003D72D9">
        <w:rPr>
          <w:rFonts w:ascii="Times New Roman" w:hAnsi="Times New Roman" w:cs="Times New Roman"/>
          <w:sz w:val="24"/>
        </w:rPr>
        <w:fldChar w:fldCharType="separate"/>
      </w:r>
      <w:r w:rsidR="00BA5AE5">
        <w:rPr>
          <w:rFonts w:ascii="Times New Roman" w:hAnsi="Times New Roman" w:cs="Times New Roman"/>
          <w:noProof/>
          <w:sz w:val="24"/>
        </w:rPr>
        <w:t>[58]</w:t>
      </w:r>
      <w:r w:rsidRPr="003D72D9">
        <w:rPr>
          <w:rFonts w:ascii="Times New Roman" w:hAnsi="Times New Roman" w:cs="Times New Roman"/>
          <w:sz w:val="24"/>
        </w:rPr>
        <w:fldChar w:fldCharType="end"/>
      </w:r>
      <w:r w:rsidRPr="003D72D9">
        <w:rPr>
          <w:rFonts w:ascii="Times New Roman" w:hAnsi="Times New Roman" w:cs="Times New Roman"/>
          <w:sz w:val="24"/>
        </w:rPr>
        <w:t xml:space="preserve"> and hTFtarget </w:t>
      </w:r>
      <w:r w:rsidRPr="003D72D9">
        <w:rPr>
          <w:rFonts w:ascii="Times New Roman" w:hAnsi="Times New Roman" w:cs="Times New Roman"/>
          <w:sz w:val="24"/>
        </w:rPr>
        <w:fldChar w:fldCharType="begin">
          <w:fldData xml:space="preserve">PEVuZE5vdGU+PENpdGU+PEF1dGhvcj5aaGFuZzwvQXV0aG9yPjxZZWFyPjIwMjA8L1llYXI+PFJl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</w:fldData>
        </w:fldChar>
      </w:r>
      <w:r w:rsidR="00BA5AE5">
        <w:rPr>
          <w:rFonts w:ascii="Times New Roman" w:hAnsi="Times New Roman" w:cs="Times New Roman"/>
          <w:sz w:val="24"/>
        </w:rPr>
        <w:instrText xml:space="preserve"> ADDIN EN.CITE </w:instrText>
      </w:r>
      <w:r w:rsidR="00BA5AE5">
        <w:rPr>
          <w:rFonts w:ascii="Times New Roman" w:hAnsi="Times New Roman" w:cs="Times New Roman"/>
          <w:sz w:val="24"/>
        </w:rPr>
        <w:fldChar w:fldCharType="begin">
          <w:fldData xml:space="preserve">PEVuZE5vdGU+PENpdGU+PEF1dGhvcj5aaGFuZzwvQXV0aG9yPjxZZWFyPjIwMjA8L1llYXI+PFJl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</w:fldData>
        </w:fldChar>
      </w:r>
      <w:r w:rsidR="00BA5AE5">
        <w:rPr>
          <w:rFonts w:ascii="Times New Roman" w:hAnsi="Times New Roman" w:cs="Times New Roman"/>
          <w:sz w:val="24"/>
        </w:rPr>
        <w:instrText xml:space="preserve"> ADDIN EN.CITE.DATA </w:instrText>
      </w:r>
      <w:r w:rsidR="00BA5AE5">
        <w:rPr>
          <w:rFonts w:ascii="Times New Roman" w:hAnsi="Times New Roman" w:cs="Times New Roman"/>
          <w:sz w:val="24"/>
        </w:rPr>
      </w:r>
      <w:r w:rsidR="00BA5AE5">
        <w:rPr>
          <w:rFonts w:ascii="Times New Roman" w:hAnsi="Times New Roman" w:cs="Times New Roman"/>
          <w:sz w:val="24"/>
        </w:rPr>
        <w:fldChar w:fldCharType="end"/>
      </w:r>
      <w:r w:rsidRPr="003D72D9">
        <w:rPr>
          <w:rFonts w:ascii="Times New Roman" w:hAnsi="Times New Roman" w:cs="Times New Roman"/>
          <w:sz w:val="24"/>
        </w:rPr>
      </w:r>
      <w:r w:rsidRPr="003D72D9">
        <w:rPr>
          <w:rFonts w:ascii="Times New Roman" w:hAnsi="Times New Roman" w:cs="Times New Roman"/>
          <w:sz w:val="24"/>
        </w:rPr>
        <w:fldChar w:fldCharType="separate"/>
      </w:r>
      <w:r w:rsidR="00BA5AE5">
        <w:rPr>
          <w:rFonts w:ascii="Times New Roman" w:hAnsi="Times New Roman" w:cs="Times New Roman"/>
          <w:noProof/>
          <w:sz w:val="24"/>
        </w:rPr>
        <w:t>[59]</w:t>
      </w:r>
      <w:r w:rsidRPr="003D72D9">
        <w:rPr>
          <w:rFonts w:ascii="Times New Roman" w:hAnsi="Times New Roman" w:cs="Times New Roman"/>
          <w:sz w:val="24"/>
        </w:rPr>
        <w:fldChar w:fldCharType="end"/>
      </w:r>
      <w:r w:rsidRPr="003D72D9">
        <w:rPr>
          <w:rFonts w:ascii="Times New Roman" w:hAnsi="Times New Roman" w:cs="Times New Roman"/>
          <w:sz w:val="24"/>
        </w:rPr>
        <w:t xml:space="preserve">. The hPDI database contains protein-DNA interaction data derived from microarray assays, including both conventional transcription factors and unconventional DNA-binding proteins. The hTFtarget database provides curated transcription factor-target regulations based on 7,190 ChIP-Seq samples covering 659 transcription factors across 569 conditions. Integration of these sources yielded 1,447 experimentally validated DBPs. RNA-binding proteins (RBPs) were obtained from the ENCODE project </w:t>
      </w:r>
      <w:r w:rsidRPr="003D72D9">
        <w:rPr>
          <w:rFonts w:ascii="Times New Roman" w:hAnsi="Times New Roman" w:cs="Times New Roman"/>
          <w:sz w:val="24"/>
        </w:rPr>
        <w:fldChar w:fldCharType="begin">
          <w:fldData xml:space="preserve">PEVuZE5vdGU+PENpdGU+PEF1dGhvcj5WYW4gTm9zdHJhbmQ8L0F1dGhvcj48WWVhcj4yMDIwPC9Z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</w:fldData>
        </w:fldChar>
      </w:r>
      <w:r w:rsidR="00BA5AE5">
        <w:rPr>
          <w:rFonts w:ascii="Times New Roman" w:hAnsi="Times New Roman" w:cs="Times New Roman"/>
          <w:sz w:val="24"/>
        </w:rPr>
        <w:instrText xml:space="preserve"> ADDIN EN.CITE </w:instrText>
      </w:r>
      <w:r w:rsidR="00BA5AE5">
        <w:rPr>
          <w:rFonts w:ascii="Times New Roman" w:hAnsi="Times New Roman" w:cs="Times New Roman"/>
          <w:sz w:val="24"/>
        </w:rPr>
        <w:fldChar w:fldCharType="begin">
          <w:fldData xml:space="preserve">PEVuZE5vdGU+PENpdGU+PEF1dGhvcj5WYW4gTm9zdHJhbmQ8L0F1dGhvcj48WWVhcj4yMDIwPC9Z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</w:fldData>
        </w:fldChar>
      </w:r>
      <w:r w:rsidR="00BA5AE5">
        <w:rPr>
          <w:rFonts w:ascii="Times New Roman" w:hAnsi="Times New Roman" w:cs="Times New Roman"/>
          <w:sz w:val="24"/>
        </w:rPr>
        <w:instrText xml:space="preserve"> ADDIN EN.CITE.DATA </w:instrText>
      </w:r>
      <w:r w:rsidR="00BA5AE5">
        <w:rPr>
          <w:rFonts w:ascii="Times New Roman" w:hAnsi="Times New Roman" w:cs="Times New Roman"/>
          <w:sz w:val="24"/>
        </w:rPr>
      </w:r>
      <w:r w:rsidR="00BA5AE5">
        <w:rPr>
          <w:rFonts w:ascii="Times New Roman" w:hAnsi="Times New Roman" w:cs="Times New Roman"/>
          <w:sz w:val="24"/>
        </w:rPr>
        <w:fldChar w:fldCharType="end"/>
      </w:r>
      <w:r w:rsidRPr="003D72D9">
        <w:rPr>
          <w:rFonts w:ascii="Times New Roman" w:hAnsi="Times New Roman" w:cs="Times New Roman"/>
          <w:sz w:val="24"/>
        </w:rPr>
      </w:r>
      <w:r w:rsidRPr="003D72D9">
        <w:rPr>
          <w:rFonts w:ascii="Times New Roman" w:hAnsi="Times New Roman" w:cs="Times New Roman"/>
          <w:sz w:val="24"/>
        </w:rPr>
        <w:fldChar w:fldCharType="separate"/>
      </w:r>
      <w:r w:rsidR="00BA5AE5">
        <w:rPr>
          <w:rFonts w:ascii="Times New Roman" w:hAnsi="Times New Roman" w:cs="Times New Roman"/>
          <w:noProof/>
          <w:sz w:val="24"/>
        </w:rPr>
        <w:t>[60]</w:t>
      </w:r>
      <w:r w:rsidRPr="003D72D9">
        <w:rPr>
          <w:rFonts w:ascii="Times New Roman" w:hAnsi="Times New Roman" w:cs="Times New Roman"/>
          <w:sz w:val="24"/>
        </w:rPr>
        <w:fldChar w:fldCharType="end"/>
      </w:r>
      <w:r w:rsidRPr="003D72D9">
        <w:rPr>
          <w:rFonts w:ascii="Times New Roman" w:hAnsi="Times New Roman" w:cs="Times New Roman"/>
          <w:sz w:val="24"/>
        </w:rPr>
        <w:t>, which</w:t>
      </w:r>
      <w:r w:rsidRPr="00A441B7">
        <w:rPr>
          <w:rFonts w:ascii="Times New Roman" w:hAnsi="Times New Roman" w:cs="Times New Roman"/>
          <w:sz w:val="24"/>
        </w:rPr>
        <w:t xml:space="preserve"> </w:t>
      </w:r>
      <w:r>
        <w:rPr>
          <w:rFonts w:ascii="Times New Roman" w:hAnsi="Times New Roman" w:cs="Times New Roman"/>
          <w:sz w:val="24"/>
        </w:rPr>
        <w:t xml:space="preserve">systematically </w:t>
      </w:r>
      <w:r w:rsidRPr="00A441B7">
        <w:rPr>
          <w:rFonts w:ascii="Times New Roman" w:hAnsi="Times New Roman" w:cs="Times New Roman"/>
          <w:sz w:val="24"/>
        </w:rPr>
        <w:t>characterize</w:t>
      </w:r>
      <w:r>
        <w:rPr>
          <w:rFonts w:ascii="Times New Roman" w:hAnsi="Times New Roman" w:cs="Times New Roman"/>
          <w:sz w:val="24"/>
        </w:rPr>
        <w:t>d</w:t>
      </w:r>
      <w:r w:rsidRPr="00A441B7">
        <w:rPr>
          <w:rFonts w:ascii="Times New Roman" w:hAnsi="Times New Roman" w:cs="Times New Roman"/>
          <w:sz w:val="24"/>
        </w:rPr>
        <w:t xml:space="preserve"> human R</w:t>
      </w:r>
      <w:r>
        <w:rPr>
          <w:rFonts w:ascii="Times New Roman" w:hAnsi="Times New Roman" w:cs="Times New Roman"/>
          <w:sz w:val="24"/>
        </w:rPr>
        <w:t xml:space="preserve">BP binding profiles using enhanced crosslinking and immunoprecipitation (eCLIP) and related methods. From this resource, </w:t>
      </w:r>
      <w:r w:rsidRPr="00A441B7">
        <w:rPr>
          <w:rFonts w:ascii="Times New Roman" w:hAnsi="Times New Roman" w:cs="Times New Roman"/>
          <w:sz w:val="24"/>
        </w:rPr>
        <w:t>351 RBPs</w:t>
      </w:r>
      <w:r>
        <w:rPr>
          <w:rFonts w:ascii="Times New Roman" w:hAnsi="Times New Roman" w:cs="Times New Roman"/>
          <w:sz w:val="24"/>
        </w:rPr>
        <w:t xml:space="preserve"> with both Ensembl and SwissProt accession IDs were identified.</w:t>
      </w:r>
    </w:p>
    <w:p w14:paraId="315C6A78" w14:textId="77777777" w:rsidR="00F65FD0" w:rsidRDefault="00F65FD0" w:rsidP="00F65FD0">
      <w:pPr>
        <w:wordWrap/>
        <w:spacing w:line="360" w:lineRule="auto"/>
        <w:ind w:firstLine="432"/>
        <w:jc w:val="left"/>
        <w:rPr>
          <w:rFonts w:ascii="Times New Roman" w:hAnsi="Times New Roman" w:cs="Times New Roman"/>
          <w:sz w:val="24"/>
        </w:rPr>
      </w:pPr>
      <w:r w:rsidRPr="00E24870">
        <w:rPr>
          <w:rFonts w:ascii="Times New Roman" w:hAnsi="Times New Roman" w:cs="Times New Roman"/>
          <w:sz w:val="24"/>
        </w:rPr>
        <w:t>The predicti</w:t>
      </w:r>
      <w:r>
        <w:rPr>
          <w:rFonts w:ascii="Times New Roman" w:hAnsi="Times New Roman" w:cs="Times New Roman"/>
          <w:sz w:val="24"/>
        </w:rPr>
        <w:t>on</w:t>
      </w:r>
      <w:r w:rsidRPr="00E24870">
        <w:rPr>
          <w:rFonts w:ascii="Times New Roman" w:hAnsi="Times New Roman" w:cs="Times New Roman"/>
          <w:sz w:val="24"/>
        </w:rPr>
        <w:t xml:space="preserve"> framework was </w:t>
      </w:r>
      <w:r>
        <w:rPr>
          <w:rFonts w:ascii="Times New Roman" w:hAnsi="Times New Roman" w:cs="Times New Roman"/>
          <w:sz w:val="24"/>
        </w:rPr>
        <w:t>designed</w:t>
      </w:r>
      <w:r w:rsidRPr="00E24870">
        <w:rPr>
          <w:rFonts w:ascii="Times New Roman" w:hAnsi="Times New Roman" w:cs="Times New Roman"/>
          <w:sz w:val="24"/>
        </w:rPr>
        <w:t xml:space="preserve"> as two independent binary classification tasks.</w:t>
      </w:r>
      <w:r>
        <w:rPr>
          <w:rFonts w:ascii="Times New Roman" w:hAnsi="Times New Roman" w:cs="Times New Roman"/>
          <w:sz w:val="24"/>
        </w:rPr>
        <w:t xml:space="preserve"> For each task, proteins with experimentally validated binding activity were designated as positive samples, while all remaining proteins without experimental evidence were conservatively assigned as negatives. </w:t>
      </w:r>
      <w:r w:rsidRPr="00E24870">
        <w:rPr>
          <w:rFonts w:ascii="Times New Roman" w:hAnsi="Times New Roman" w:cs="Times New Roman"/>
          <w:sz w:val="24"/>
        </w:rPr>
        <w:t xml:space="preserve">For </w:t>
      </w:r>
      <w:r>
        <w:rPr>
          <w:rFonts w:ascii="Times New Roman" w:hAnsi="Times New Roman" w:cs="Times New Roman"/>
          <w:sz w:val="24"/>
        </w:rPr>
        <w:t>DBP</w:t>
      </w:r>
      <w:r w:rsidRPr="00E24870">
        <w:rPr>
          <w:rFonts w:ascii="Times New Roman" w:hAnsi="Times New Roman" w:cs="Times New Roman"/>
          <w:sz w:val="24"/>
        </w:rPr>
        <w:t xml:space="preserve"> prediction</w:t>
      </w:r>
      <w:r>
        <w:rPr>
          <w:rFonts w:ascii="Times New Roman" w:hAnsi="Times New Roman" w:cs="Times New Roman" w:hint="eastAsia"/>
          <w:sz w:val="24"/>
        </w:rPr>
        <w:t xml:space="preserve">, </w:t>
      </w:r>
      <w:r>
        <w:rPr>
          <w:rFonts w:ascii="Times New Roman" w:hAnsi="Times New Roman" w:cs="Times New Roman"/>
          <w:sz w:val="24"/>
        </w:rPr>
        <w:t xml:space="preserve">the 1,447 validated DBPs served </w:t>
      </w:r>
      <w:r w:rsidRPr="00E24870">
        <w:rPr>
          <w:rFonts w:ascii="Times New Roman" w:hAnsi="Times New Roman" w:cs="Times New Roman"/>
          <w:sz w:val="24"/>
        </w:rPr>
        <w:t>as positive</w:t>
      </w:r>
      <w:r>
        <w:rPr>
          <w:rFonts w:ascii="Times New Roman" w:hAnsi="Times New Roman" w:cs="Times New Roman"/>
          <w:sz w:val="24"/>
        </w:rPr>
        <w:t xml:space="preserve">s and the </w:t>
      </w:r>
      <w:r w:rsidRPr="00E24870">
        <w:rPr>
          <w:rFonts w:ascii="Times New Roman" w:hAnsi="Times New Roman" w:cs="Times New Roman"/>
          <w:sz w:val="24"/>
        </w:rPr>
        <w:t xml:space="preserve">remaining </w:t>
      </w:r>
      <w:r>
        <w:rPr>
          <w:rFonts w:ascii="Times New Roman" w:hAnsi="Times New Roman" w:cs="Times New Roman"/>
          <w:sz w:val="24"/>
        </w:rPr>
        <w:t xml:space="preserve">16,774 </w:t>
      </w:r>
      <w:r w:rsidRPr="00E24870">
        <w:rPr>
          <w:rFonts w:ascii="Times New Roman" w:hAnsi="Times New Roman" w:cs="Times New Roman"/>
          <w:sz w:val="24"/>
        </w:rPr>
        <w:t xml:space="preserve">proteins </w:t>
      </w:r>
      <w:r>
        <w:rPr>
          <w:rFonts w:ascii="Times New Roman" w:hAnsi="Times New Roman" w:cs="Times New Roman"/>
          <w:sz w:val="24"/>
        </w:rPr>
        <w:t>as negatives. F</w:t>
      </w:r>
      <w:r w:rsidRPr="00E24870">
        <w:rPr>
          <w:rFonts w:ascii="Times New Roman" w:hAnsi="Times New Roman" w:cs="Times New Roman"/>
          <w:sz w:val="24"/>
        </w:rPr>
        <w:t xml:space="preserve">or </w:t>
      </w:r>
      <w:r>
        <w:rPr>
          <w:rFonts w:ascii="Times New Roman" w:hAnsi="Times New Roman" w:cs="Times New Roman"/>
          <w:sz w:val="24"/>
        </w:rPr>
        <w:t xml:space="preserve">RBP </w:t>
      </w:r>
      <w:r w:rsidRPr="00E24870">
        <w:rPr>
          <w:rFonts w:ascii="Times New Roman" w:hAnsi="Times New Roman" w:cs="Times New Roman"/>
          <w:sz w:val="24"/>
        </w:rPr>
        <w:t xml:space="preserve">prediction, </w:t>
      </w:r>
      <w:r>
        <w:rPr>
          <w:rFonts w:ascii="Times New Roman" w:hAnsi="Times New Roman" w:cs="Times New Roman"/>
          <w:sz w:val="24"/>
        </w:rPr>
        <w:t xml:space="preserve">the 351 confirmed RBPs constituted </w:t>
      </w:r>
      <w:r w:rsidRPr="00E24870">
        <w:rPr>
          <w:rFonts w:ascii="Times New Roman" w:hAnsi="Times New Roman" w:cs="Times New Roman"/>
          <w:sz w:val="24"/>
        </w:rPr>
        <w:t>the positive class</w:t>
      </w:r>
      <w:r>
        <w:rPr>
          <w:rFonts w:ascii="Times New Roman" w:hAnsi="Times New Roman" w:cs="Times New Roman"/>
          <w:sz w:val="24"/>
        </w:rPr>
        <w:t xml:space="preserve">, with the remaining 17,870 proteins assigned </w:t>
      </w:r>
      <w:r w:rsidRPr="00E24870">
        <w:rPr>
          <w:rFonts w:ascii="Times New Roman" w:hAnsi="Times New Roman" w:cs="Times New Roman"/>
          <w:sz w:val="24"/>
        </w:rPr>
        <w:t>as negatives.</w:t>
      </w:r>
    </w:p>
    <w:p w14:paraId="416D514A" w14:textId="77777777" w:rsidR="00F65FD0" w:rsidRDefault="00F65FD0" w:rsidP="00F65FD0">
      <w:pPr>
        <w:wordWrap/>
        <w:spacing w:line="360" w:lineRule="auto"/>
        <w:ind w:firstLine="432"/>
        <w:rPr>
          <w:rFonts w:ascii="Times New Roman" w:hAnsi="Times New Roman" w:cs="Times New Roman"/>
          <w:sz w:val="24"/>
        </w:rPr>
      </w:pPr>
    </w:p>
    <w:p w14:paraId="19D4599A" w14:textId="77777777" w:rsidR="00F65FD0" w:rsidRPr="00083983" w:rsidRDefault="00F65FD0" w:rsidP="00F65FD0">
      <w:pPr>
        <w:wordWrap/>
        <w:spacing w:line="360" w:lineRule="auto"/>
        <w:rPr>
          <w:rFonts w:ascii="Times New Roman" w:hAnsi="Times New Roman" w:cs="Times New Roman"/>
          <w:b/>
          <w:bCs/>
          <w:sz w:val="24"/>
        </w:rPr>
      </w:pPr>
      <w:r>
        <w:rPr>
          <w:rFonts w:ascii="Times New Roman" w:hAnsi="Times New Roman" w:cs="Times New Roman"/>
          <w:b/>
          <w:bCs/>
          <w:sz w:val="24"/>
        </w:rPr>
        <w:t>Input sequence preparation for model training</w:t>
      </w:r>
    </w:p>
    <w:p w14:paraId="027E3AFF" w14:textId="77777777" w:rsidR="00F65FD0" w:rsidRDefault="00F65FD0" w:rsidP="00F65FD0">
      <w:pPr>
        <w:wordWrap/>
        <w:spacing w:line="360" w:lineRule="auto"/>
        <w:ind w:firstLine="432"/>
        <w:jc w:val="left"/>
        <w:rPr>
          <w:rFonts w:ascii="Times New Roman" w:hAnsi="Times New Roman" w:cs="Times New Roman"/>
          <w:sz w:val="24"/>
        </w:rPr>
      </w:pPr>
      <w:r>
        <w:rPr>
          <w:rFonts w:ascii="Times New Roman" w:hAnsi="Times New Roman" w:cs="Times New Roman"/>
          <w:sz w:val="24"/>
        </w:rPr>
        <w:t xml:space="preserve">The input sequence </w:t>
      </w:r>
      <w:r w:rsidRPr="00105577">
        <w:rPr>
          <w:rFonts w:ascii="Times New Roman" w:hAnsi="Times New Roman" w:cs="Times New Roman"/>
          <w:sz w:val="24"/>
        </w:rPr>
        <w:t>length</w:t>
      </w:r>
      <w:r>
        <w:rPr>
          <w:rFonts w:ascii="Times New Roman" w:hAnsi="Times New Roman" w:cs="Times New Roman"/>
          <w:sz w:val="24"/>
        </w:rPr>
        <w:t xml:space="preserve"> was set to </w:t>
      </w:r>
      <w:r w:rsidRPr="00105577">
        <w:rPr>
          <w:rFonts w:ascii="Times New Roman" w:hAnsi="Times New Roman" w:cs="Times New Roman"/>
          <w:sz w:val="24"/>
        </w:rPr>
        <w:t>1,024 amino acids</w:t>
      </w:r>
      <w:r>
        <w:rPr>
          <w:rFonts w:ascii="Times New Roman" w:hAnsi="Times New Roman" w:cs="Times New Roman"/>
          <w:sz w:val="24"/>
        </w:rPr>
        <w:t xml:space="preserve"> based on ESM-2 model constraints and sequence coverage analysis</w:t>
      </w:r>
      <w:r w:rsidRPr="00105577">
        <w:rPr>
          <w:rFonts w:ascii="Times New Roman" w:hAnsi="Times New Roman" w:cs="Times New Roman"/>
          <w:sz w:val="24"/>
        </w:rPr>
        <w:t xml:space="preserve"> </w:t>
      </w:r>
      <w:r w:rsidRPr="003D72D9">
        <w:rPr>
          <w:rFonts w:ascii="Times New Roman" w:hAnsi="Times New Roman" w:cs="Times New Roman"/>
          <w:b/>
          <w:bCs/>
          <w:sz w:val="24"/>
        </w:rPr>
        <w:t>(Supplementary Fig. 1).</w:t>
      </w:r>
      <w:r w:rsidRPr="00105577">
        <w:rPr>
          <w:rFonts w:ascii="Times New Roman" w:hAnsi="Times New Roman" w:cs="Times New Roman"/>
          <w:sz w:val="24"/>
        </w:rPr>
        <w:t xml:space="preserve"> </w:t>
      </w:r>
      <w:r>
        <w:rPr>
          <w:rFonts w:ascii="Times New Roman" w:hAnsi="Times New Roman" w:cs="Times New Roman"/>
          <w:sz w:val="24"/>
        </w:rPr>
        <w:t xml:space="preserve">This threshold capured </w:t>
      </w:r>
      <w:r w:rsidRPr="00105577">
        <w:rPr>
          <w:rFonts w:ascii="Times New Roman" w:hAnsi="Times New Roman" w:cs="Times New Roman"/>
          <w:sz w:val="24"/>
        </w:rPr>
        <w:t xml:space="preserve">approximately 91% </w:t>
      </w:r>
      <w:r>
        <w:rPr>
          <w:rFonts w:ascii="Times New Roman" w:hAnsi="Times New Roman" w:cs="Times New Roman"/>
          <w:sz w:val="24"/>
        </w:rPr>
        <w:t xml:space="preserve">of DNA-binding sequences </w:t>
      </w:r>
      <w:r w:rsidRPr="00105577">
        <w:rPr>
          <w:rFonts w:ascii="Times New Roman" w:hAnsi="Times New Roman" w:cs="Times New Roman"/>
          <w:sz w:val="24"/>
        </w:rPr>
        <w:t>and 88% of RNA-binding sequences</w:t>
      </w:r>
      <w:r>
        <w:rPr>
          <w:rFonts w:ascii="Times New Roman" w:hAnsi="Times New Roman" w:cs="Times New Roman"/>
          <w:sz w:val="24"/>
        </w:rPr>
        <w:t xml:space="preserve">, </w:t>
      </w:r>
      <w:r w:rsidRPr="00105577">
        <w:rPr>
          <w:rFonts w:ascii="Times New Roman" w:hAnsi="Times New Roman" w:cs="Times New Roman"/>
          <w:sz w:val="24"/>
        </w:rPr>
        <w:t xml:space="preserve">with comparable coverage for non-binding </w:t>
      </w:r>
      <w:r w:rsidRPr="003D72D9">
        <w:rPr>
          <w:rFonts w:ascii="Times New Roman" w:hAnsi="Times New Roman" w:cs="Times New Roman"/>
          <w:sz w:val="24"/>
        </w:rPr>
        <w:t>sequences (</w:t>
      </w:r>
      <w:r w:rsidRPr="003D72D9">
        <w:rPr>
          <w:rFonts w:ascii="Times New Roman" w:hAnsi="Times New Roman" w:cs="Times New Roman" w:hint="eastAsia"/>
          <w:sz w:val="24"/>
        </w:rPr>
        <w:t>87</w:t>
      </w:r>
      <w:r w:rsidRPr="003D72D9">
        <w:rPr>
          <w:rFonts w:ascii="Times New Roman" w:hAnsi="Times New Roman" w:cs="Times New Roman"/>
          <w:sz w:val="24"/>
        </w:rPr>
        <w:t>-</w:t>
      </w:r>
      <w:r w:rsidRPr="003D72D9">
        <w:rPr>
          <w:rFonts w:ascii="Times New Roman" w:hAnsi="Times New Roman" w:cs="Times New Roman" w:hint="eastAsia"/>
          <w:sz w:val="24"/>
        </w:rPr>
        <w:t>88</w:t>
      </w:r>
      <w:r w:rsidRPr="003D72D9">
        <w:rPr>
          <w:rFonts w:ascii="Times New Roman" w:hAnsi="Times New Roman" w:cs="Times New Roman"/>
          <w:sz w:val="24"/>
        </w:rPr>
        <w:t>%). Sequences exceeding this length were truncated from the C-terminus, while shorter sequences were zero-padded at the C-</w:t>
      </w:r>
      <w:r w:rsidRPr="003D72D9">
        <w:rPr>
          <w:rFonts w:ascii="Times New Roman" w:hAnsi="Times New Roman" w:cs="Times New Roman"/>
          <w:sz w:val="24"/>
        </w:rPr>
        <w:lastRenderedPageBreak/>
        <w:t>terminus.</w:t>
      </w:r>
    </w:p>
    <w:p w14:paraId="3FA9F824" w14:textId="77777777" w:rsidR="00F65FD0" w:rsidRDefault="00F65FD0" w:rsidP="00F65FD0">
      <w:pPr>
        <w:wordWrap/>
        <w:spacing w:line="360" w:lineRule="auto"/>
        <w:rPr>
          <w:rFonts w:ascii="Times New Roman" w:hAnsi="Times New Roman" w:cs="Times New Roman"/>
          <w:sz w:val="24"/>
        </w:rPr>
      </w:pPr>
    </w:p>
    <w:p w14:paraId="76A15D10" w14:textId="77777777" w:rsidR="00F65FD0" w:rsidRPr="00083983" w:rsidRDefault="00F65FD0" w:rsidP="00F65FD0">
      <w:pPr>
        <w:wordWrap/>
        <w:spacing w:line="360" w:lineRule="auto"/>
        <w:rPr>
          <w:rFonts w:ascii="Times New Roman" w:hAnsi="Times New Roman" w:cs="Times New Roman"/>
          <w:b/>
          <w:bCs/>
          <w:sz w:val="24"/>
        </w:rPr>
      </w:pPr>
      <w:r>
        <w:rPr>
          <w:rFonts w:ascii="Times New Roman" w:hAnsi="Times New Roman" w:cs="Times New Roman"/>
          <w:b/>
          <w:bCs/>
          <w:sz w:val="24"/>
        </w:rPr>
        <w:t>Model architecture</w:t>
      </w:r>
    </w:p>
    <w:p w14:paraId="277C1371" w14:textId="2D95FA24" w:rsidR="00F65FD0" w:rsidRPr="003D72D9" w:rsidRDefault="00F65FD0" w:rsidP="00F65FD0">
      <w:pPr>
        <w:wordWrap/>
        <w:spacing w:line="360" w:lineRule="auto"/>
        <w:jc w:val="left"/>
        <w:rPr>
          <w:rFonts w:ascii="Times New Roman" w:hAnsi="Times New Roman" w:cs="Times New Roman"/>
          <w:sz w:val="24"/>
        </w:rPr>
      </w:pPr>
      <w:r>
        <w:rPr>
          <w:rFonts w:ascii="Times New Roman" w:hAnsi="Times New Roman" w:cs="Times New Roman"/>
          <w:sz w:val="24"/>
        </w:rPr>
        <w:tab/>
        <w:t>P</w:t>
      </w:r>
      <w:r w:rsidRPr="00633E51">
        <w:rPr>
          <w:rFonts w:ascii="Times New Roman" w:hAnsi="Times New Roman" w:cs="Times New Roman"/>
          <w:sz w:val="24"/>
        </w:rPr>
        <w:t>rotein</w:t>
      </w:r>
      <w:r>
        <w:rPr>
          <w:rFonts w:ascii="Times New Roman" w:hAnsi="Times New Roman" w:cs="Times New Roman"/>
          <w:sz w:val="24"/>
        </w:rPr>
        <w:t xml:space="preserve"> sequences were encoded using </w:t>
      </w:r>
      <w:r w:rsidRPr="00633E51">
        <w:rPr>
          <w:rFonts w:ascii="Times New Roman" w:hAnsi="Times New Roman" w:cs="Times New Roman"/>
          <w:sz w:val="24"/>
        </w:rPr>
        <w:t>the pre-trained protein language model ESM-2</w:t>
      </w:r>
      <w:r>
        <w:rPr>
          <w:rFonts w:ascii="Times New Roman" w:hAnsi="Times New Roman" w:cs="Times New Roman"/>
          <w:sz w:val="24"/>
        </w:rPr>
        <w:t xml:space="preserve"> </w:t>
      </w:r>
      <w:r w:rsidRPr="00633E51">
        <w:rPr>
          <w:rFonts w:ascii="Times New Roman" w:hAnsi="Times New Roman" w:cs="Times New Roman"/>
          <w:sz w:val="24"/>
        </w:rPr>
        <w:t>(esm2_t33_650M_UR50D),</w:t>
      </w:r>
      <w:r>
        <w:rPr>
          <w:rFonts w:ascii="Times New Roman" w:hAnsi="Times New Roman" w:cs="Times New Roman"/>
          <w:sz w:val="24"/>
        </w:rPr>
        <w:t xml:space="preserve"> </w:t>
      </w:r>
      <w:r w:rsidRPr="00A53CCC">
        <w:rPr>
          <w:rFonts w:ascii="Times New Roman" w:hAnsi="Times New Roman" w:cs="Times New Roman"/>
          <w:sz w:val="24"/>
        </w:rPr>
        <w:t xml:space="preserve">an encoder-only Transformer </w:t>
      </w:r>
      <w:r>
        <w:rPr>
          <w:rFonts w:ascii="Times New Roman" w:hAnsi="Times New Roman" w:cs="Times New Roman"/>
          <w:sz w:val="24"/>
        </w:rPr>
        <w:t xml:space="preserve">comprising </w:t>
      </w:r>
      <w:r w:rsidRPr="00A53CCC">
        <w:rPr>
          <w:rFonts w:ascii="Times New Roman" w:hAnsi="Times New Roman" w:cs="Times New Roman"/>
          <w:sz w:val="24"/>
        </w:rPr>
        <w:t xml:space="preserve">33 self-attention layers with a hidden dimension of 1,280 and approximately 650 million </w:t>
      </w:r>
      <w:r w:rsidRPr="003D72D9">
        <w:rPr>
          <w:rFonts w:ascii="Times New Roman" w:hAnsi="Times New Roman" w:cs="Times New Roman"/>
          <w:sz w:val="24"/>
        </w:rPr>
        <w:t xml:space="preserve">parameters </w:t>
      </w:r>
      <w:r w:rsidRPr="003D72D9">
        <w:rPr>
          <w:rFonts w:ascii="Times New Roman" w:hAnsi="Times New Roman" w:cs="Times New Roman"/>
          <w:sz w:val="24"/>
        </w:rPr>
        <w:fldChar w:fldCharType="begin"/>
      </w:r>
      <w:r w:rsidR="00BA5AE5">
        <w:rPr>
          <w:rFonts w:ascii="Times New Roman" w:hAnsi="Times New Roman" w:cs="Times New Roman"/>
          <w:sz w:val="24"/>
        </w:rPr>
        <w:instrText xml:space="preserve"> ADDIN EN.CITE &lt;EndNote&gt;&lt;Cite&gt;&lt;Author&gt;Lin&lt;/Author&gt;&lt;Year&gt;2022&lt;/Year&gt;&lt;RecNum&gt;5&lt;/RecNum&gt;&lt;DisplayText&gt;[61]&lt;/DisplayText&gt;&lt;record&gt;&lt;rec-number&gt;5&lt;/rec-number&gt;&lt;foreign-keys&gt;&lt;key app="EN" db-id="sxzdsxsznr5ddtea02s5dpry2zzdvzatver2" timestamp="1768629638"&gt;5&lt;/key&gt;&lt;/foreign-keys&gt;&lt;ref-type name="Journal Article"&gt;17&lt;/ref-type&gt;&lt;contributors&gt;&lt;authors&gt;&lt;author&gt;Lin, Zeming&lt;/author&gt;&lt;author&gt;Akin, Halil&lt;/author&gt;&lt;author&gt;Rao, Roshan&lt;/author&gt;&lt;author&gt;Hie, Brian&lt;/author&gt;&lt;author&gt;Zhu, Zhongkai&lt;/author&gt;&lt;author&gt;Lu, Wenting&lt;/author&gt;&lt;author&gt;dos Santos Costa, Allan&lt;/author&gt;&lt;author&gt;Fazel-Zarandi, Maryam&lt;/author&gt;&lt;author&gt;Sercu, Tom&lt;/author&gt;&lt;author&gt;Candido, Sal&lt;/author&gt;&lt;/authors&gt;&lt;/contributors&gt;&lt;titles&gt;&lt;title&gt;Language models of protein sequences at the scale of evolution enable accurate structure prediction&lt;/title&gt;&lt;secondary-title&gt;BioRxiv&lt;/secondary-title&gt;&lt;/titles&gt;&lt;periodical&gt;&lt;full-title&gt;BioRxiv&lt;/full-title&gt;&lt;/periodical&gt;&lt;pages&gt;500902&lt;/pages&gt;&lt;volume&gt;2022&lt;/volume&gt;&lt;dates&gt;&lt;year&gt;2022&lt;/year&gt;&lt;/dates&gt;&lt;urls&gt;&lt;/urls&gt;&lt;/record&gt;&lt;/Cite&gt;&lt;/EndNote&gt;</w:instrText>
      </w:r>
      <w:r w:rsidRPr="003D72D9">
        <w:rPr>
          <w:rFonts w:ascii="Times New Roman" w:hAnsi="Times New Roman" w:cs="Times New Roman"/>
          <w:sz w:val="24"/>
        </w:rPr>
        <w:fldChar w:fldCharType="separate"/>
      </w:r>
      <w:r w:rsidR="00BA5AE5">
        <w:rPr>
          <w:rFonts w:ascii="Times New Roman" w:hAnsi="Times New Roman" w:cs="Times New Roman"/>
          <w:noProof/>
          <w:sz w:val="24"/>
        </w:rPr>
        <w:t>[61]</w:t>
      </w:r>
      <w:r w:rsidRPr="003D72D9">
        <w:rPr>
          <w:rFonts w:ascii="Times New Roman" w:hAnsi="Times New Roman" w:cs="Times New Roman"/>
          <w:sz w:val="24"/>
        </w:rPr>
        <w:fldChar w:fldCharType="end"/>
      </w:r>
      <w:r w:rsidRPr="003D72D9">
        <w:rPr>
          <w:rFonts w:ascii="Times New Roman" w:hAnsi="Times New Roman" w:cs="Times New Roman"/>
          <w:sz w:val="24"/>
        </w:rPr>
        <w:t xml:space="preserve">. Input sequences were tokenized using the original ESM-2 tokenizer. A classification head consisting of a task-specific feed-forward layer with sigmoid activation was added on top of the Transformer encoder to produce binary predictions.  </w:t>
      </w:r>
    </w:p>
    <w:p w14:paraId="5E02ADCA" w14:textId="4E070D96" w:rsidR="00F65FD0" w:rsidRPr="003D72D9" w:rsidRDefault="00F65FD0" w:rsidP="00F65FD0">
      <w:pPr>
        <w:wordWrap/>
        <w:spacing w:line="360" w:lineRule="auto"/>
        <w:ind w:firstLine="432"/>
        <w:jc w:val="left"/>
        <w:rPr>
          <w:rFonts w:ascii="Times New Roman" w:hAnsi="Times New Roman" w:cs="Times New Roman"/>
          <w:sz w:val="24"/>
        </w:rPr>
      </w:pPr>
      <w:r w:rsidRPr="003D72D9">
        <w:rPr>
          <w:rFonts w:ascii="Times New Roman" w:hAnsi="Times New Roman" w:cs="Times New Roman"/>
          <w:sz w:val="24"/>
        </w:rPr>
        <w:t>To enable</w:t>
      </w:r>
      <w:r w:rsidRPr="003D72D9">
        <w:rPr>
          <w:rFonts w:ascii="Times New Roman" w:hAnsi="Times New Roman" w:cs="Times New Roman" w:hint="eastAsia"/>
          <w:sz w:val="24"/>
        </w:rPr>
        <w:t xml:space="preserve"> </w:t>
      </w:r>
      <w:r w:rsidRPr="003D72D9">
        <w:rPr>
          <w:rFonts w:ascii="Times New Roman" w:hAnsi="Times New Roman" w:cs="Times New Roman"/>
          <w:sz w:val="24"/>
        </w:rPr>
        <w:t xml:space="preserve">parameter-efficient training, Low-Rank Adaptation (LoRA) </w:t>
      </w:r>
      <w:r w:rsidRPr="003D72D9">
        <w:rPr>
          <w:rFonts w:ascii="Times New Roman" w:hAnsi="Times New Roman" w:cs="Times New Roman"/>
          <w:sz w:val="24"/>
        </w:rPr>
        <w:fldChar w:fldCharType="begin"/>
      </w:r>
      <w:r w:rsidR="00BA5AE5">
        <w:rPr>
          <w:rFonts w:ascii="Times New Roman" w:hAnsi="Times New Roman" w:cs="Times New Roman"/>
          <w:sz w:val="24"/>
        </w:rPr>
        <w:instrText xml:space="preserve"> ADDIN EN.CITE &lt;EndNote&gt;&lt;Cite&gt;&lt;Author&gt;Hu&lt;/Author&gt;&lt;Year&gt;2022&lt;/Year&gt;&lt;RecNum&gt;6&lt;/RecNum&gt;&lt;DisplayText&gt;[62]&lt;/DisplayText&gt;&lt;record&gt;&lt;rec-number&gt;6&lt;/rec-number&gt;&lt;foreign-keys&gt;&lt;key app="EN" db-id="sxzdsxsznr5ddtea02s5dpry2zzdvzatver2" timestamp="1768629769"&gt;6&lt;/key&gt;&lt;/foreign-keys&gt;&lt;ref-type name="Journal Article"&gt;17&lt;/ref-type&gt;&lt;contributors&gt;&lt;authors&gt;&lt;author&gt;Hu, Edward J&lt;/author&gt;&lt;author&gt;Shen, Yelong&lt;/author&gt;&lt;author&gt;Wallis, Phillip&lt;/author&gt;&lt;author&gt;Allen-Zhu, Zeyuan&lt;/author&gt;&lt;author&gt;Li, Yuanzhi&lt;/author&gt;&lt;author&gt;Wang, Shean&lt;/author&gt;&lt;author&gt;Wang, Lu&lt;/author&gt;&lt;author&gt;Chen, Weizhu&lt;/author&gt;&lt;/authors&gt;&lt;/contributors&gt;&lt;titles&gt;&lt;title&gt;Lora: Low-rank adaptation of large language models&lt;/title&gt;&lt;secondary-title&gt;ICLR&lt;/secondary-title&gt;&lt;/titles&gt;&lt;periodical&gt;&lt;full-title&gt;ICLR&lt;/full-title&gt;&lt;/periodical&gt;&lt;pages&gt;3&lt;/pages&gt;&lt;volume&gt;1&lt;/volume&gt;&lt;number&gt;2&lt;/number&gt;&lt;dates&gt;&lt;year&gt;2022&lt;/year&gt;&lt;/dates&gt;&lt;urls&gt;&lt;/urls&gt;&lt;/record&gt;&lt;/Cite&gt;&lt;/EndNote&gt;</w:instrText>
      </w:r>
      <w:r w:rsidRPr="003D72D9">
        <w:rPr>
          <w:rFonts w:ascii="Times New Roman" w:hAnsi="Times New Roman" w:cs="Times New Roman"/>
          <w:sz w:val="24"/>
        </w:rPr>
        <w:fldChar w:fldCharType="separate"/>
      </w:r>
      <w:r w:rsidR="00BA5AE5">
        <w:rPr>
          <w:rFonts w:ascii="Times New Roman" w:hAnsi="Times New Roman" w:cs="Times New Roman"/>
          <w:noProof/>
          <w:sz w:val="24"/>
        </w:rPr>
        <w:t>[62]</w:t>
      </w:r>
      <w:r w:rsidRPr="003D72D9">
        <w:rPr>
          <w:rFonts w:ascii="Times New Roman" w:hAnsi="Times New Roman" w:cs="Times New Roman"/>
          <w:sz w:val="24"/>
        </w:rPr>
        <w:fldChar w:fldCharType="end"/>
      </w:r>
      <w:r w:rsidRPr="003D72D9">
        <w:rPr>
          <w:rFonts w:ascii="Times New Roman" w:hAnsi="Times New Roman" w:cs="Times New Roman" w:hint="eastAsia"/>
          <w:sz w:val="24"/>
        </w:rPr>
        <w:t xml:space="preserve"> </w:t>
      </w:r>
      <w:r w:rsidRPr="003D72D9">
        <w:rPr>
          <w:rFonts w:ascii="Times New Roman" w:hAnsi="Times New Roman" w:cs="Times New Roman"/>
          <w:sz w:val="24"/>
        </w:rPr>
        <w:t>was applied with the following configuration: rank (r)=8, scaling factor (lora_alpha)=32, dropout rate=0.1, and target modules=query, key, and value projection layers. The classifier layer was excluded from LoRA and trained with full parameter updates.</w:t>
      </w:r>
    </w:p>
    <w:p w14:paraId="27D2131F" w14:textId="77777777" w:rsidR="00F65FD0" w:rsidRPr="003D72D9" w:rsidRDefault="00F65FD0" w:rsidP="00F65FD0">
      <w:pPr>
        <w:wordWrap/>
        <w:spacing w:line="360" w:lineRule="auto"/>
        <w:jc w:val="left"/>
        <w:rPr>
          <w:rFonts w:ascii="Times New Roman" w:hAnsi="Times New Roman" w:cs="Times New Roman"/>
          <w:sz w:val="24"/>
        </w:rPr>
      </w:pPr>
    </w:p>
    <w:p w14:paraId="413465F3" w14:textId="77777777" w:rsidR="00F65FD0" w:rsidRPr="003D72D9" w:rsidRDefault="00F65FD0" w:rsidP="00F65FD0">
      <w:pPr>
        <w:wordWrap/>
        <w:spacing w:line="360" w:lineRule="auto"/>
        <w:jc w:val="left"/>
        <w:rPr>
          <w:rFonts w:ascii="Times New Roman" w:hAnsi="Times New Roman" w:cs="Times New Roman"/>
          <w:b/>
          <w:bCs/>
          <w:sz w:val="24"/>
        </w:rPr>
      </w:pPr>
      <w:r w:rsidRPr="003D72D9">
        <w:rPr>
          <w:rFonts w:ascii="Times New Roman" w:hAnsi="Times New Roman" w:cs="Times New Roman"/>
          <w:b/>
          <w:bCs/>
          <w:sz w:val="24"/>
        </w:rPr>
        <w:t>Training and validation strategy</w:t>
      </w:r>
    </w:p>
    <w:p w14:paraId="12380561" w14:textId="77777777" w:rsidR="00F65FD0" w:rsidRDefault="00F65FD0" w:rsidP="00F65FD0">
      <w:pPr>
        <w:wordWrap/>
        <w:spacing w:line="360" w:lineRule="auto"/>
        <w:ind w:firstLine="432"/>
        <w:jc w:val="left"/>
        <w:rPr>
          <w:rFonts w:ascii="Times New Roman" w:hAnsi="Times New Roman" w:cs="Times New Roman"/>
          <w:sz w:val="24"/>
        </w:rPr>
      </w:pPr>
      <w:r w:rsidRPr="003D72D9">
        <w:rPr>
          <w:rFonts w:ascii="Times New Roman" w:hAnsi="Times New Roman" w:cs="Times New Roman"/>
          <w:sz w:val="24"/>
        </w:rPr>
        <w:t>Model training was implemented using PyTorch and the Hugging Face Transformers library with the PEFT module. Binary cross-entropy with logits was used as the loss function. The AdamW optimizer was employed with a learning rate of 1 x 10</w:t>
      </w:r>
      <w:r w:rsidRPr="003D72D9">
        <w:rPr>
          <w:rFonts w:ascii="Times New Roman" w:hAnsi="Times New Roman" w:cs="Times New Roman"/>
          <w:sz w:val="24"/>
          <w:vertAlign w:val="superscript"/>
        </w:rPr>
        <w:t>-5</w:t>
      </w:r>
      <w:r w:rsidRPr="003D72D9">
        <w:rPr>
          <w:rFonts w:ascii="Times New Roman" w:hAnsi="Times New Roman" w:cs="Times New Roman"/>
          <w:sz w:val="24"/>
        </w:rPr>
        <w:t xml:space="preserve"> and a batch size of </w:t>
      </w:r>
      <w:r w:rsidRPr="003D72D9">
        <w:rPr>
          <w:rFonts w:ascii="Times New Roman" w:hAnsi="Times New Roman" w:cs="Times New Roman" w:hint="eastAsia"/>
          <w:sz w:val="24"/>
        </w:rPr>
        <w:t>16</w:t>
      </w:r>
      <w:r w:rsidRPr="003D72D9">
        <w:rPr>
          <w:rFonts w:ascii="Times New Roman" w:hAnsi="Times New Roman" w:cs="Times New Roman"/>
          <w:sz w:val="24"/>
        </w:rPr>
        <w:t>. Training was conducted for five epochs with early stopping triggered when validation loss did not improve for three consecutive iterations. All experiments were performed on</w:t>
      </w:r>
      <w:r>
        <w:rPr>
          <w:rFonts w:ascii="Times New Roman" w:hAnsi="Times New Roman" w:cs="Times New Roman"/>
          <w:sz w:val="24"/>
        </w:rPr>
        <w:t xml:space="preserve"> RTX4090.</w:t>
      </w:r>
    </w:p>
    <w:p w14:paraId="0A331583" w14:textId="77777777" w:rsidR="00F65FD0" w:rsidRDefault="00F65FD0" w:rsidP="00F65FD0">
      <w:pPr>
        <w:wordWrap/>
        <w:spacing w:line="360" w:lineRule="auto"/>
        <w:ind w:firstLine="432"/>
        <w:jc w:val="left"/>
        <w:rPr>
          <w:rFonts w:ascii="Times New Roman" w:hAnsi="Times New Roman" w:cs="Times New Roman"/>
          <w:sz w:val="24"/>
        </w:rPr>
      </w:pPr>
      <w:r>
        <w:rPr>
          <w:rFonts w:ascii="Times New Roman" w:hAnsi="Times New Roman" w:cs="Times New Roman"/>
          <w:sz w:val="24"/>
        </w:rPr>
        <w:t xml:space="preserve">Model performance was evaluated </w:t>
      </w:r>
      <w:r w:rsidRPr="00633E51">
        <w:rPr>
          <w:rFonts w:ascii="Times New Roman" w:hAnsi="Times New Roman" w:cs="Times New Roman"/>
          <w:sz w:val="24"/>
        </w:rPr>
        <w:t xml:space="preserve">using 20-fold cross-validation. To address class imbalance, </w:t>
      </w:r>
      <w:r>
        <w:rPr>
          <w:rFonts w:ascii="Times New Roman" w:hAnsi="Times New Roman" w:cs="Times New Roman"/>
          <w:sz w:val="24"/>
        </w:rPr>
        <w:t xml:space="preserve">positive samples were upsampled by </w:t>
      </w:r>
      <w:r w:rsidRPr="00633E51">
        <w:rPr>
          <w:rFonts w:ascii="Times New Roman" w:hAnsi="Times New Roman" w:cs="Times New Roman"/>
          <w:sz w:val="24"/>
        </w:rPr>
        <w:t>each sample 12-</w:t>
      </w:r>
      <w:r>
        <w:rPr>
          <w:rFonts w:ascii="Times New Roman" w:hAnsi="Times New Roman" w:cs="Times New Roman"/>
          <w:sz w:val="24"/>
        </w:rPr>
        <w:t>f</w:t>
      </w:r>
      <w:r w:rsidRPr="00633E51">
        <w:rPr>
          <w:rFonts w:ascii="Times New Roman" w:hAnsi="Times New Roman" w:cs="Times New Roman"/>
          <w:sz w:val="24"/>
        </w:rPr>
        <w:t>old</w:t>
      </w:r>
      <w:r>
        <w:rPr>
          <w:rFonts w:ascii="Times New Roman" w:hAnsi="Times New Roman" w:cs="Times New Roman"/>
          <w:sz w:val="24"/>
        </w:rPr>
        <w:t xml:space="preserve"> for DBP prediction </w:t>
      </w:r>
      <w:r w:rsidRPr="00633E51">
        <w:rPr>
          <w:rFonts w:ascii="Times New Roman" w:hAnsi="Times New Roman" w:cs="Times New Roman"/>
          <w:sz w:val="24"/>
        </w:rPr>
        <w:t>and 50-</w:t>
      </w:r>
      <w:r>
        <w:rPr>
          <w:rFonts w:ascii="Times New Roman" w:hAnsi="Times New Roman" w:cs="Times New Roman"/>
          <w:sz w:val="24"/>
        </w:rPr>
        <w:t>f</w:t>
      </w:r>
      <w:r w:rsidRPr="00633E51">
        <w:rPr>
          <w:rFonts w:ascii="Times New Roman" w:hAnsi="Times New Roman" w:cs="Times New Roman"/>
          <w:sz w:val="24"/>
        </w:rPr>
        <w:t>old</w:t>
      </w:r>
      <w:r>
        <w:rPr>
          <w:rFonts w:ascii="Times New Roman" w:hAnsi="Times New Roman" w:cs="Times New Roman"/>
          <w:sz w:val="24"/>
        </w:rPr>
        <w:t xml:space="preserve"> for RBP prediction to approximate </w:t>
      </w:r>
      <w:r w:rsidRPr="00633E51">
        <w:rPr>
          <w:rFonts w:ascii="Times New Roman" w:hAnsi="Times New Roman" w:cs="Times New Roman"/>
          <w:sz w:val="24"/>
        </w:rPr>
        <w:t xml:space="preserve">the </w:t>
      </w:r>
      <w:r w:rsidRPr="00633E51">
        <w:rPr>
          <w:rFonts w:ascii="Times New Roman" w:hAnsi="Times New Roman" w:cs="Times New Roman" w:hint="eastAsia"/>
          <w:sz w:val="24"/>
        </w:rPr>
        <w:t xml:space="preserve">size of the negative set. For each fold, 95% of the data was used for training and </w:t>
      </w:r>
      <w:r>
        <w:rPr>
          <w:rFonts w:ascii="Times New Roman" w:hAnsi="Times New Roman" w:cs="Times New Roman"/>
          <w:sz w:val="24"/>
        </w:rPr>
        <w:t xml:space="preserve">the remaining </w:t>
      </w:r>
      <w:r w:rsidRPr="00633E51">
        <w:rPr>
          <w:rFonts w:ascii="Times New Roman" w:hAnsi="Times New Roman" w:cs="Times New Roman" w:hint="eastAsia"/>
          <w:sz w:val="24"/>
        </w:rPr>
        <w:t xml:space="preserve">5% for testing. </w:t>
      </w:r>
    </w:p>
    <w:p w14:paraId="64CCE9B3" w14:textId="77777777" w:rsidR="00F65FD0" w:rsidRDefault="00F65FD0" w:rsidP="00F65FD0">
      <w:pPr>
        <w:wordWrap/>
        <w:spacing w:line="360" w:lineRule="auto"/>
        <w:jc w:val="left"/>
        <w:rPr>
          <w:rFonts w:ascii="Times New Roman" w:hAnsi="Times New Roman" w:cs="Times New Roman"/>
          <w:sz w:val="24"/>
        </w:rPr>
      </w:pPr>
    </w:p>
    <w:p w14:paraId="242E7130" w14:textId="77777777" w:rsidR="00F65FD0" w:rsidRPr="00943F4B" w:rsidRDefault="00F65FD0" w:rsidP="00F65FD0">
      <w:pPr>
        <w:wordWrap/>
        <w:spacing w:line="360" w:lineRule="auto"/>
        <w:jc w:val="left"/>
        <w:rPr>
          <w:rFonts w:ascii="Times New Roman" w:hAnsi="Times New Roman" w:cs="Times New Roman"/>
          <w:b/>
          <w:bCs/>
          <w:sz w:val="24"/>
        </w:rPr>
      </w:pPr>
      <w:r>
        <w:rPr>
          <w:rFonts w:ascii="Times New Roman" w:hAnsi="Times New Roman" w:cs="Times New Roman"/>
          <w:b/>
          <w:bCs/>
          <w:sz w:val="24"/>
        </w:rPr>
        <w:t>Model Performance assessment</w:t>
      </w:r>
    </w:p>
    <w:p w14:paraId="24B90D44" w14:textId="77777777" w:rsidR="00F65FD0" w:rsidRDefault="00F65FD0" w:rsidP="00F65FD0">
      <w:pPr>
        <w:wordWrap/>
        <w:spacing w:line="360" w:lineRule="auto"/>
        <w:ind w:firstLine="432"/>
        <w:jc w:val="left"/>
        <w:rPr>
          <w:rFonts w:ascii="Times New Roman" w:hAnsi="Times New Roman" w:cs="Times New Roman"/>
          <w:sz w:val="24"/>
        </w:rPr>
      </w:pPr>
      <w:r w:rsidRPr="00633E51">
        <w:rPr>
          <w:rFonts w:ascii="Times New Roman" w:hAnsi="Times New Roman" w:cs="Times New Roman" w:hint="eastAsia"/>
          <w:sz w:val="24"/>
        </w:rPr>
        <w:t xml:space="preserve">Model performance was </w:t>
      </w:r>
      <w:r>
        <w:rPr>
          <w:rFonts w:ascii="Times New Roman" w:hAnsi="Times New Roman" w:cs="Times New Roman"/>
          <w:sz w:val="24"/>
        </w:rPr>
        <w:t xml:space="preserve">evaluated </w:t>
      </w:r>
      <w:r w:rsidRPr="00633E51">
        <w:rPr>
          <w:rFonts w:ascii="Times New Roman" w:hAnsi="Times New Roman" w:cs="Times New Roman" w:hint="eastAsia"/>
          <w:sz w:val="24"/>
        </w:rPr>
        <w:t xml:space="preserve">using </w:t>
      </w:r>
      <w:r>
        <w:rPr>
          <w:rFonts w:ascii="Times New Roman" w:hAnsi="Times New Roman" w:cs="Times New Roman"/>
          <w:sz w:val="24"/>
        </w:rPr>
        <w:t xml:space="preserve">multiple metrics to ensure comprehensive assessment under class imbalance conditions. The primary evaluation metric was </w:t>
      </w:r>
      <w:r w:rsidRPr="00633E51">
        <w:rPr>
          <w:rFonts w:ascii="Times New Roman" w:hAnsi="Times New Roman" w:cs="Times New Roman" w:hint="eastAsia"/>
          <w:sz w:val="24"/>
        </w:rPr>
        <w:t>the Matthews correlation coefficient</w:t>
      </w:r>
      <w:r>
        <w:rPr>
          <w:rFonts w:ascii="Times New Roman" w:hAnsi="Times New Roman" w:cs="Times New Roman"/>
          <w:sz w:val="24"/>
        </w:rPr>
        <w:t xml:space="preserve"> (MCC), calculated as: </w:t>
      </w:r>
    </w:p>
    <w:p w14:paraId="6A3EA079" w14:textId="77777777" w:rsidR="00F65FD0" w:rsidRDefault="00F65FD0" w:rsidP="00F65FD0">
      <w:pPr>
        <w:wordWrap/>
        <w:spacing w:line="360" w:lineRule="auto"/>
        <w:jc w:val="left"/>
        <w:rPr>
          <w:rFonts w:ascii="Times New Roman" w:hAnsi="Times New Roman" w:cs="Times New Roman"/>
          <w:sz w:val="24"/>
        </w:rPr>
      </w:pPr>
      <w:r>
        <w:rPr>
          <w:rFonts w:ascii="Times New Roman" w:hAnsi="Times New Roman" w:cs="Times New Roman"/>
          <w:sz w:val="24"/>
        </w:rPr>
        <w:t>MCC =</w:t>
      </w:r>
      <w:r w:rsidRPr="00633E51">
        <w:rPr>
          <w:rFonts w:ascii="Times New Roman" w:hAnsi="Times New Roman" w:cs="Times New Roman" w:hint="eastAsia"/>
          <w:sz w:val="24"/>
        </w:rPr>
        <w:t xml:space="preserve"> ((TP</w:t>
      </w:r>
      <w:r>
        <w:rPr>
          <w:rFonts w:ascii="Times New Roman" w:hAnsi="Times New Roman" w:cs="Times New Roman"/>
          <w:sz w:val="24"/>
        </w:rPr>
        <w:t xml:space="preserve"> </w:t>
      </w:r>
      <w:r w:rsidRPr="00633E51">
        <w:rPr>
          <w:rFonts w:ascii="Times New Roman" w:hAnsi="Times New Roman" w:cs="Times New Roman" w:hint="eastAsia"/>
          <w:sz w:val="24"/>
        </w:rPr>
        <w:t>×</w:t>
      </w:r>
      <w:r w:rsidRPr="00633E51">
        <w:rPr>
          <w:rFonts w:ascii="Times New Roman" w:hAnsi="Times New Roman" w:cs="Times New Roman" w:hint="eastAsia"/>
          <w:sz w:val="24"/>
        </w:rPr>
        <w:t xml:space="preserve"> TN </w:t>
      </w:r>
      <w:r w:rsidRPr="00633E51">
        <w:rPr>
          <w:rFonts w:ascii="Times New Roman" w:hAnsi="Times New Roman" w:cs="Times New Roman" w:hint="eastAsia"/>
          <w:sz w:val="24"/>
        </w:rPr>
        <w:t>–</w:t>
      </w:r>
      <w:r w:rsidRPr="00633E51">
        <w:rPr>
          <w:rFonts w:ascii="Times New Roman" w:hAnsi="Times New Roman" w:cs="Times New Roman" w:hint="eastAsia"/>
          <w:sz w:val="24"/>
        </w:rPr>
        <w:t xml:space="preserve"> FP </w:t>
      </w:r>
      <w:r w:rsidRPr="00633E51">
        <w:rPr>
          <w:rFonts w:ascii="Times New Roman" w:hAnsi="Times New Roman" w:cs="Times New Roman" w:hint="eastAsia"/>
          <w:sz w:val="24"/>
        </w:rPr>
        <w:t>×</w:t>
      </w:r>
      <w:r w:rsidRPr="00633E51">
        <w:rPr>
          <w:rFonts w:ascii="Times New Roman" w:hAnsi="Times New Roman" w:cs="Times New Roman" w:hint="eastAsia"/>
          <w:sz w:val="24"/>
        </w:rPr>
        <w:t xml:space="preserve"> FN) / </w:t>
      </w:r>
      <w:r w:rsidRPr="00633E51">
        <w:rPr>
          <w:rFonts w:ascii="Times New Roman" w:hAnsi="Times New Roman" w:cs="Times New Roman" w:hint="eastAsia"/>
          <w:sz w:val="24"/>
        </w:rPr>
        <w:t>√</w:t>
      </w:r>
      <w:r w:rsidRPr="00633E51">
        <w:rPr>
          <w:rFonts w:ascii="Times New Roman" w:hAnsi="Times New Roman" w:cs="Times New Roman" w:hint="eastAsia"/>
          <w:sz w:val="24"/>
        </w:rPr>
        <w:t>((TP + FP)(TP + FN)(TN + FP)(TN + FN))),</w:t>
      </w:r>
    </w:p>
    <w:p w14:paraId="7F9F39B0" w14:textId="77777777" w:rsidR="00F65FD0" w:rsidRDefault="00F65FD0" w:rsidP="00F65FD0">
      <w:pPr>
        <w:wordWrap/>
        <w:spacing w:line="360" w:lineRule="auto"/>
        <w:jc w:val="left"/>
        <w:rPr>
          <w:rFonts w:ascii="Times New Roman" w:hAnsi="Times New Roman" w:cs="Times New Roman"/>
          <w:sz w:val="24"/>
        </w:rPr>
      </w:pPr>
      <w:r>
        <w:rPr>
          <w:rFonts w:ascii="Times New Roman" w:hAnsi="Times New Roman" w:cs="Times New Roman"/>
          <w:sz w:val="24"/>
        </w:rPr>
        <w:t xml:space="preserve">Where TP, TN, FP, and FN represent true positives, true negatives, false positives, and false </w:t>
      </w:r>
      <w:r>
        <w:rPr>
          <w:rFonts w:ascii="Times New Roman" w:hAnsi="Times New Roman" w:cs="Times New Roman"/>
          <w:sz w:val="24"/>
        </w:rPr>
        <w:lastRenderedPageBreak/>
        <w:t xml:space="preserve">negatives, respectively. </w:t>
      </w:r>
      <w:r w:rsidRPr="00EB1881">
        <w:rPr>
          <w:rFonts w:ascii="Times New Roman" w:hAnsi="Times New Roman" w:cs="Times New Roman"/>
          <w:sz w:val="24"/>
        </w:rPr>
        <w:t>Additional metrics included accuracy (TP + TN) / (TP + TN + FP + FN), balanced accuracy ( (TP / (TP + FN) + TN / (TN + FP)) / 2 ), precision (TP / (TP + FP)), recall (TP / (TP + FN)), specificity (TN / (TN + FP))</w:t>
      </w:r>
      <w:r>
        <w:rPr>
          <w:rFonts w:ascii="Times New Roman" w:hAnsi="Times New Roman" w:cs="Times New Roman"/>
          <w:sz w:val="24"/>
        </w:rPr>
        <w:t xml:space="preserve">, </w:t>
      </w:r>
      <w:r w:rsidRPr="00633E51">
        <w:rPr>
          <w:rFonts w:ascii="Times New Roman" w:hAnsi="Times New Roman" w:cs="Times New Roman"/>
          <w:sz w:val="24"/>
        </w:rPr>
        <w:t>and F1-score (2 × precision × recall / (precision + recall))</w:t>
      </w:r>
      <w:r>
        <w:rPr>
          <w:rFonts w:ascii="Times New Roman" w:hAnsi="Times New Roman" w:cs="Times New Roman"/>
          <w:sz w:val="24"/>
        </w:rPr>
        <w:t xml:space="preserve">. </w:t>
      </w:r>
      <w:r w:rsidRPr="00633E51">
        <w:rPr>
          <w:rFonts w:ascii="Times New Roman" w:hAnsi="Times New Roman" w:cs="Times New Roman" w:hint="eastAsia"/>
          <w:sz w:val="24"/>
        </w:rPr>
        <w:t>Receiver Opera</w:t>
      </w:r>
      <w:r w:rsidRPr="00633E51">
        <w:rPr>
          <w:rFonts w:ascii="Times New Roman" w:hAnsi="Times New Roman" w:cs="Times New Roman"/>
          <w:sz w:val="24"/>
        </w:rPr>
        <w:t>ting Characteristic (ROC) curves</w:t>
      </w:r>
      <w:r>
        <w:rPr>
          <w:rFonts w:ascii="Times New Roman" w:hAnsi="Times New Roman" w:cs="Times New Roman"/>
          <w:sz w:val="24"/>
        </w:rPr>
        <w:t xml:space="preserve"> were generated and </w:t>
      </w:r>
      <w:r w:rsidRPr="00633E51">
        <w:rPr>
          <w:rFonts w:ascii="Times New Roman" w:hAnsi="Times New Roman" w:cs="Times New Roman"/>
          <w:sz w:val="24"/>
        </w:rPr>
        <w:t xml:space="preserve">the </w:t>
      </w:r>
      <w:r>
        <w:rPr>
          <w:rFonts w:ascii="Times New Roman" w:hAnsi="Times New Roman" w:cs="Times New Roman"/>
          <w:sz w:val="24"/>
        </w:rPr>
        <w:t>a</w:t>
      </w:r>
      <w:r w:rsidRPr="00633E51">
        <w:rPr>
          <w:rFonts w:ascii="Times New Roman" w:hAnsi="Times New Roman" w:cs="Times New Roman"/>
          <w:sz w:val="24"/>
        </w:rPr>
        <w:t xml:space="preserve">rea </w:t>
      </w:r>
      <w:r>
        <w:rPr>
          <w:rFonts w:ascii="Times New Roman" w:hAnsi="Times New Roman" w:cs="Times New Roman"/>
          <w:sz w:val="24"/>
        </w:rPr>
        <w:t>u</w:t>
      </w:r>
      <w:r w:rsidRPr="00633E51">
        <w:rPr>
          <w:rFonts w:ascii="Times New Roman" w:hAnsi="Times New Roman" w:cs="Times New Roman"/>
          <w:sz w:val="24"/>
        </w:rPr>
        <w:t xml:space="preserve">nder the </w:t>
      </w:r>
      <w:r>
        <w:rPr>
          <w:rFonts w:ascii="Times New Roman" w:hAnsi="Times New Roman" w:cs="Times New Roman"/>
          <w:sz w:val="24"/>
        </w:rPr>
        <w:t>c</w:t>
      </w:r>
      <w:r w:rsidRPr="00633E51">
        <w:rPr>
          <w:rFonts w:ascii="Times New Roman" w:hAnsi="Times New Roman" w:cs="Times New Roman"/>
          <w:sz w:val="24"/>
        </w:rPr>
        <w:t>urve (AUC)</w:t>
      </w:r>
      <w:r>
        <w:rPr>
          <w:rFonts w:ascii="Times New Roman" w:hAnsi="Times New Roman" w:cs="Times New Roman"/>
          <w:sz w:val="24"/>
        </w:rPr>
        <w:t xml:space="preserve"> was calculated to assess overall discriminative performance</w:t>
      </w:r>
      <w:r w:rsidRPr="00633E51">
        <w:rPr>
          <w:rFonts w:ascii="Times New Roman" w:hAnsi="Times New Roman" w:cs="Times New Roman"/>
          <w:sz w:val="24"/>
        </w:rPr>
        <w:t xml:space="preserve">. </w:t>
      </w:r>
      <w:r>
        <w:rPr>
          <w:rFonts w:ascii="Times New Roman" w:hAnsi="Times New Roman" w:cs="Times New Roman"/>
          <w:sz w:val="24"/>
        </w:rPr>
        <w:t xml:space="preserve">All metrics were </w:t>
      </w:r>
      <w:r w:rsidRPr="00633E51">
        <w:rPr>
          <w:rFonts w:ascii="Times New Roman" w:hAnsi="Times New Roman" w:cs="Times New Roman"/>
          <w:sz w:val="24"/>
        </w:rPr>
        <w:t xml:space="preserve">averaged across the </w:t>
      </w:r>
      <w:r>
        <w:rPr>
          <w:rFonts w:ascii="Times New Roman" w:hAnsi="Times New Roman" w:cs="Times New Roman"/>
          <w:sz w:val="24"/>
        </w:rPr>
        <w:t>20</w:t>
      </w:r>
      <w:r w:rsidRPr="00633E51">
        <w:rPr>
          <w:rFonts w:ascii="Times New Roman" w:hAnsi="Times New Roman" w:cs="Times New Roman"/>
          <w:sz w:val="24"/>
        </w:rPr>
        <w:t xml:space="preserve"> folds to obtain robust </w:t>
      </w:r>
      <w:r>
        <w:rPr>
          <w:rFonts w:ascii="Times New Roman" w:hAnsi="Times New Roman" w:cs="Times New Roman"/>
          <w:sz w:val="24"/>
        </w:rPr>
        <w:t>estimates</w:t>
      </w:r>
      <w:r w:rsidRPr="00633E51">
        <w:rPr>
          <w:rFonts w:ascii="Times New Roman" w:hAnsi="Times New Roman" w:cs="Times New Roman"/>
          <w:sz w:val="24"/>
        </w:rPr>
        <w:t>.</w:t>
      </w:r>
      <w:r>
        <w:rPr>
          <w:rFonts w:ascii="Times New Roman" w:hAnsi="Times New Roman" w:cs="Times New Roman"/>
          <w:sz w:val="24"/>
        </w:rPr>
        <w:t xml:space="preserve"> The optimal classification threshold for each model was determined by selecting the probability cutoff that maximized the MCC across validation folds. This approach was chosen as MCC provides a balanced measure even when class distributions are highly skewed.</w:t>
      </w:r>
      <w:r w:rsidRPr="00633E51">
        <w:rPr>
          <w:rFonts w:ascii="Times New Roman" w:hAnsi="Times New Roman" w:cs="Times New Roman"/>
          <w:sz w:val="24"/>
        </w:rPr>
        <w:t xml:space="preserve"> </w:t>
      </w:r>
    </w:p>
    <w:p w14:paraId="1A751F2F" w14:textId="77777777" w:rsidR="00F65FD0" w:rsidRPr="00633E51" w:rsidRDefault="00F65FD0" w:rsidP="00F65FD0">
      <w:pPr>
        <w:wordWrap/>
        <w:spacing w:line="360" w:lineRule="auto"/>
        <w:ind w:firstLine="432"/>
        <w:jc w:val="left"/>
        <w:rPr>
          <w:rFonts w:ascii="Times New Roman" w:hAnsi="Times New Roman" w:cs="Times New Roman"/>
          <w:sz w:val="24"/>
        </w:rPr>
      </w:pPr>
    </w:p>
    <w:p w14:paraId="1A3A067F" w14:textId="77777777" w:rsidR="00F65FD0" w:rsidRPr="00306C2D" w:rsidRDefault="00F65FD0" w:rsidP="00F65FD0">
      <w:pPr>
        <w:wordWrap/>
        <w:spacing w:line="360" w:lineRule="auto"/>
        <w:jc w:val="left"/>
        <w:rPr>
          <w:rFonts w:ascii="Times New Roman" w:hAnsi="Times New Roman" w:cs="Times New Roman"/>
          <w:b/>
          <w:bCs/>
          <w:sz w:val="24"/>
        </w:rPr>
      </w:pPr>
      <w:r>
        <w:rPr>
          <w:rFonts w:ascii="Times New Roman" w:hAnsi="Times New Roman" w:cs="Times New Roman"/>
          <w:b/>
          <w:bCs/>
          <w:sz w:val="24"/>
        </w:rPr>
        <w:t>Protein domain annotation and enrichment analysis</w:t>
      </w:r>
    </w:p>
    <w:p w14:paraId="400511CA" w14:textId="6FFAEEFA" w:rsidR="00BA2288" w:rsidRDefault="00F65FD0" w:rsidP="00F65FD0">
      <w:pPr>
        <w:wordWrap/>
        <w:spacing w:line="360" w:lineRule="auto"/>
        <w:ind w:firstLine="432"/>
        <w:jc w:val="left"/>
        <w:rPr>
          <w:rFonts w:ascii="Times New Roman" w:hAnsi="Times New Roman" w:cs="Times New Roman"/>
          <w:sz w:val="24"/>
        </w:rPr>
      </w:pPr>
      <w:r>
        <w:rPr>
          <w:rFonts w:ascii="Times New Roman" w:hAnsi="Times New Roman" w:cs="Times New Roman"/>
          <w:sz w:val="24"/>
        </w:rPr>
        <w:t>Protein domains were</w:t>
      </w:r>
      <w:r w:rsidRPr="00633E51">
        <w:rPr>
          <w:rFonts w:ascii="Times New Roman" w:hAnsi="Times New Roman" w:cs="Times New Roman"/>
          <w:sz w:val="24"/>
        </w:rPr>
        <w:t xml:space="preserve"> annotated</w:t>
      </w:r>
      <w:r>
        <w:rPr>
          <w:rFonts w:ascii="Times New Roman" w:hAnsi="Times New Roman" w:cs="Times New Roman"/>
          <w:sz w:val="24"/>
        </w:rPr>
        <w:t xml:space="preserve"> for</w:t>
      </w:r>
      <w:r w:rsidRPr="00633E51">
        <w:rPr>
          <w:rFonts w:ascii="Times New Roman" w:hAnsi="Times New Roman" w:cs="Times New Roman"/>
          <w:sz w:val="24"/>
        </w:rPr>
        <w:t xml:space="preserve"> 18,221 human protein sequence</w:t>
      </w:r>
      <w:r>
        <w:rPr>
          <w:rFonts w:ascii="Times New Roman" w:hAnsi="Times New Roman" w:cs="Times New Roman"/>
          <w:sz w:val="24"/>
        </w:rPr>
        <w:t>s</w:t>
      </w:r>
      <w:r w:rsidRPr="00633E51">
        <w:rPr>
          <w:rFonts w:ascii="Times New Roman" w:hAnsi="Times New Roman" w:cs="Times New Roman"/>
          <w:sz w:val="24"/>
        </w:rPr>
        <w:t xml:space="preserve"> using </w:t>
      </w:r>
      <w:r>
        <w:rPr>
          <w:rFonts w:ascii="Times New Roman" w:hAnsi="Times New Roman" w:cs="Times New Roman"/>
          <w:sz w:val="24"/>
        </w:rPr>
        <w:t>InterPro</w:t>
      </w:r>
      <w:r w:rsidRPr="00633E51">
        <w:rPr>
          <w:rFonts w:ascii="Times New Roman" w:hAnsi="Times New Roman" w:cs="Times New Roman"/>
          <w:sz w:val="24"/>
        </w:rPr>
        <w:t>Scan (version 5.73-104.0</w:t>
      </w:r>
      <w:r w:rsidRPr="003D72D9">
        <w:rPr>
          <w:rFonts w:ascii="Times New Roman" w:hAnsi="Times New Roman" w:cs="Times New Roman"/>
          <w:sz w:val="24"/>
        </w:rPr>
        <w:t xml:space="preserve">) </w:t>
      </w:r>
      <w:r w:rsidRPr="003D72D9">
        <w:rPr>
          <w:rFonts w:ascii="Times New Roman" w:hAnsi="Times New Roman" w:cs="Times New Roman"/>
          <w:sz w:val="24"/>
        </w:rPr>
        <w:fldChar w:fldCharType="begin"/>
      </w:r>
      <w:r w:rsidR="00BA5AE5">
        <w:rPr>
          <w:rFonts w:ascii="Times New Roman" w:hAnsi="Times New Roman" w:cs="Times New Roman"/>
          <w:sz w:val="24"/>
        </w:rPr>
        <w:instrText xml:space="preserve"> ADDIN EN.CITE &lt;EndNote&gt;&lt;Cite&gt;&lt;Author&gt;Jones&lt;/Author&gt;&lt;Year&gt;2014&lt;/Year&gt;&lt;RecNum&gt;7&lt;/RecNum&gt;&lt;DisplayText&gt;[63]&lt;/DisplayText&gt;&lt;record&gt;&lt;rec-number&gt;7&lt;/rec-number&gt;&lt;foreign-keys&gt;&lt;key app="EN" db-id="sxzdsxsznr5ddtea02s5dpry2zzdvzatver2" timestamp="1768716534"&gt;7&lt;/key&gt;&lt;/foreign-keys&gt;&lt;ref-type name="Journal Article"&gt;17&lt;/ref-type&gt;&lt;contributors&gt;&lt;authors&gt;&lt;author&gt;Jones, Philip&lt;/author&gt;&lt;author&gt;Binns, David&lt;/author&gt;&lt;author&gt;Chang, Hsin-Yu&lt;/author&gt;&lt;author&gt;Fraser, Matthew&lt;/author&gt;&lt;author&gt;Li, Weizhong&lt;/author&gt;&lt;author&gt;McAnulla, Craig&lt;/author&gt;&lt;author&gt;McWilliam, Hamish&lt;/author&gt;&lt;author&gt;Maslen, John&lt;/author&gt;&lt;author&gt;Mitchell, Alex&lt;/author&gt;&lt;author&gt;Nuka, Gift&lt;/author&gt;&lt;/authors&gt;&lt;/contributors&gt;&lt;titles&gt;&lt;title&gt;InterProScan 5: genome-scale protein function classification&lt;/title&gt;&lt;secondary-title&gt;Bioinformatics&lt;/secondary-title&gt;&lt;/titles&gt;&lt;periodical&gt;&lt;full-title&gt;Bioinformatics&lt;/full-title&gt;&lt;/periodical&gt;&lt;pages&gt;1236-1240&lt;/pages&gt;&lt;volume&gt;30&lt;/volume&gt;&lt;number&gt;9&lt;/number&gt;&lt;dates&gt;&lt;year&gt;2014&lt;/year&gt;&lt;/dates&gt;&lt;isbn&gt;1367-4811&lt;/isbn&gt;&lt;urls&gt;&lt;/urls&gt;&lt;/record&gt;&lt;/Cite&gt;&lt;/EndNote&gt;</w:instrText>
      </w:r>
      <w:r w:rsidRPr="003D72D9">
        <w:rPr>
          <w:rFonts w:ascii="Times New Roman" w:hAnsi="Times New Roman" w:cs="Times New Roman"/>
          <w:sz w:val="24"/>
        </w:rPr>
        <w:fldChar w:fldCharType="separate"/>
      </w:r>
      <w:r w:rsidR="00BA5AE5">
        <w:rPr>
          <w:rFonts w:ascii="Times New Roman" w:hAnsi="Times New Roman" w:cs="Times New Roman"/>
          <w:noProof/>
          <w:sz w:val="24"/>
        </w:rPr>
        <w:t>[63]</w:t>
      </w:r>
      <w:r w:rsidRPr="003D72D9">
        <w:rPr>
          <w:rFonts w:ascii="Times New Roman" w:hAnsi="Times New Roman" w:cs="Times New Roman"/>
          <w:sz w:val="24"/>
        </w:rPr>
        <w:fldChar w:fldCharType="end"/>
      </w:r>
      <w:r w:rsidRPr="003D72D9">
        <w:rPr>
          <w:rFonts w:ascii="Times New Roman" w:hAnsi="Times New Roman" w:cs="Times New Roman"/>
          <w:sz w:val="24"/>
        </w:rPr>
        <w:t xml:space="preserve">. A total of 387,985 annotation records were generated, and only entries associated with InterPro (IPR) signatures were retained for downstream analyses. </w:t>
      </w:r>
    </w:p>
    <w:p w14:paraId="3F18075C" w14:textId="47E689CB" w:rsidR="00F65FD0" w:rsidRPr="003D72D9" w:rsidRDefault="00F65FD0" w:rsidP="00F65FD0">
      <w:pPr>
        <w:wordWrap/>
        <w:spacing w:line="360" w:lineRule="auto"/>
        <w:ind w:firstLine="432"/>
        <w:jc w:val="left"/>
        <w:rPr>
          <w:rFonts w:ascii="Times New Roman" w:hAnsi="Times New Roman" w:cs="Times New Roman"/>
          <w:sz w:val="24"/>
        </w:rPr>
      </w:pPr>
      <w:r w:rsidRPr="003D72D9">
        <w:rPr>
          <w:rFonts w:ascii="Times New Roman" w:hAnsi="Times New Roman" w:cs="Times New Roman"/>
          <w:sz w:val="24"/>
        </w:rPr>
        <w:t>InterProScan integrates predictions from multiple member databases (such as Pfam, SMART, ProSiteProfiles, TIGRFAMs, and SUPERFAMILY), which often results in overlapping or partially redundant annotations for the same protein region. To resolve inconsistencies in domain boundaries, a consensus interval was derived for each IPR. The consensus interval for each IPR was determined using two criteria: (1) when multiple database</w:t>
      </w:r>
      <w:r w:rsidR="00F3004C">
        <w:rPr>
          <w:rFonts w:ascii="Times New Roman" w:hAnsi="Times New Roman" w:cs="Times New Roman"/>
          <w:sz w:val="24"/>
        </w:rPr>
        <w:t>s</w:t>
      </w:r>
      <w:r w:rsidRPr="003D72D9">
        <w:rPr>
          <w:rFonts w:ascii="Times New Roman" w:hAnsi="Times New Roman" w:cs="Times New Roman"/>
          <w:sz w:val="24"/>
        </w:rPr>
        <w:t xml:space="preserve"> assigned differing boundaries to the same IPR, the interval supported by the largest number of annotations was selected; and (2) overlapping intervals belonging to the same IPR were merged when they shared at least one residue.</w:t>
      </w:r>
    </w:p>
    <w:p w14:paraId="17DF2A5E" w14:textId="77777777" w:rsidR="00F65FD0" w:rsidRDefault="00F65FD0" w:rsidP="00F65FD0">
      <w:pPr>
        <w:wordWrap/>
        <w:spacing w:line="360" w:lineRule="auto"/>
        <w:ind w:firstLine="432"/>
        <w:jc w:val="left"/>
        <w:rPr>
          <w:rFonts w:ascii="Times New Roman" w:hAnsi="Times New Roman" w:cs="Times New Roman"/>
          <w:sz w:val="24"/>
        </w:rPr>
      </w:pPr>
      <w:r w:rsidRPr="003D72D9">
        <w:rPr>
          <w:rFonts w:ascii="Times New Roman" w:hAnsi="Times New Roman" w:cs="Times New Roman"/>
          <w:sz w:val="24"/>
        </w:rPr>
        <w:t xml:space="preserve">To characterize domain composition, the distribution of IPR domain counts and the proportion of each IPR were analyzed within predicted positive and predicted negative groups separately. VAT scores of IPR domains were compared between predicted positive and predicted negative groups using Mann-Whitney U test. </w:t>
      </w:r>
    </w:p>
    <w:p w14:paraId="676918BC" w14:textId="77777777" w:rsidR="00F65FD0" w:rsidRPr="00943F4B" w:rsidRDefault="00F65FD0" w:rsidP="00F65FD0">
      <w:pPr>
        <w:wordWrap/>
        <w:spacing w:line="360" w:lineRule="auto"/>
        <w:ind w:firstLine="240"/>
        <w:jc w:val="left"/>
        <w:rPr>
          <w:rFonts w:ascii="Times New Roman" w:hAnsi="Times New Roman" w:cs="Times New Roman"/>
          <w:sz w:val="24"/>
        </w:rPr>
      </w:pPr>
    </w:p>
    <w:p w14:paraId="45E6D42A" w14:textId="77777777" w:rsidR="00F65FD0" w:rsidRPr="00306C2D" w:rsidRDefault="00F65FD0" w:rsidP="00F65FD0">
      <w:pPr>
        <w:wordWrap/>
        <w:spacing w:line="360" w:lineRule="auto"/>
        <w:jc w:val="left"/>
        <w:rPr>
          <w:rFonts w:ascii="Times New Roman" w:hAnsi="Times New Roman" w:cs="Times New Roman"/>
          <w:b/>
          <w:bCs/>
          <w:sz w:val="24"/>
        </w:rPr>
      </w:pPr>
      <w:r>
        <w:rPr>
          <w:rFonts w:ascii="Times New Roman" w:hAnsi="Times New Roman" w:cs="Times New Roman"/>
          <w:b/>
          <w:bCs/>
          <w:sz w:val="24"/>
        </w:rPr>
        <w:t>Attention-based interpretation analysis</w:t>
      </w:r>
    </w:p>
    <w:p w14:paraId="4366305D" w14:textId="3239504C" w:rsidR="00F65FD0" w:rsidRPr="004B0F04" w:rsidRDefault="00F65FD0" w:rsidP="00F65FD0">
      <w:pPr>
        <w:wordWrap/>
        <w:spacing w:line="360" w:lineRule="auto"/>
        <w:jc w:val="left"/>
        <w:rPr>
          <w:rFonts w:ascii="Times New Roman" w:hAnsi="Times New Roman" w:cs="Times New Roman"/>
          <w:sz w:val="24"/>
        </w:rPr>
      </w:pPr>
      <w:r w:rsidRPr="00633E51">
        <w:rPr>
          <w:rFonts w:ascii="Times New Roman" w:hAnsi="Times New Roman" w:cs="Times New Roman"/>
          <w:sz w:val="24"/>
        </w:rPr>
        <w:tab/>
      </w:r>
      <w:r>
        <w:rPr>
          <w:rFonts w:ascii="Times New Roman" w:hAnsi="Times New Roman" w:cs="Times New Roman" w:hint="eastAsia"/>
          <w:sz w:val="24"/>
        </w:rPr>
        <w:t>To</w:t>
      </w:r>
      <w:r>
        <w:rPr>
          <w:rFonts w:ascii="Times New Roman" w:hAnsi="Times New Roman" w:cs="Times New Roman"/>
          <w:sz w:val="24"/>
        </w:rPr>
        <w:t xml:space="preserve"> interpret model predictions, </w:t>
      </w:r>
      <w:r w:rsidRPr="00633E51">
        <w:rPr>
          <w:rFonts w:ascii="Times New Roman" w:hAnsi="Times New Roman" w:cs="Times New Roman"/>
          <w:sz w:val="24"/>
        </w:rPr>
        <w:t>VAT</w:t>
      </w:r>
      <w:r>
        <w:rPr>
          <w:rFonts w:ascii="Times New Roman" w:hAnsi="Times New Roman" w:cs="Times New Roman"/>
          <w:sz w:val="24"/>
        </w:rPr>
        <w:t xml:space="preserve"> scores were employed as a metric for evaluating residue-level importance as previously described </w:t>
      </w:r>
      <w:r>
        <w:rPr>
          <w:rFonts w:ascii="Times New Roman" w:hAnsi="Times New Roman" w:cs="Times New Roman"/>
          <w:sz w:val="24"/>
        </w:rPr>
        <w:fldChar w:fldCharType="begin"/>
      </w:r>
      <w:r w:rsidR="00BA5AE5">
        <w:rPr>
          <w:rFonts w:ascii="Times New Roman" w:hAnsi="Times New Roman" w:cs="Times New Roman"/>
          <w:sz w:val="24"/>
        </w:rPr>
        <w:instrText xml:space="preserve"> ADDIN EN.CITE &lt;EndNote&gt;&lt;Cite&gt;&lt;Author&gt;Guo&lt;/Author&gt;&lt;Year&gt;2024&lt;/Year&gt;&lt;RecNum&gt;1&lt;/RecNum&gt;&lt;DisplayText&gt;[64]&lt;/DisplayText&gt;&lt;record&gt;&lt;rec-number&gt;1&lt;/rec-number&gt;&lt;foreign-keys&gt;&lt;key app="EN" db-id="sxzdsxsznr5ddtea02s5dpry2zzdvzatver2" timestamp="1768627420"&gt;1&lt;/key&gt;&lt;/foreign-keys&gt;&lt;ref-type name="Journal Article"&gt;17&lt;/ref-type&gt;&lt;contributors&gt;&lt;authors&gt;&lt;author&gt;Guo, Zhiyu&lt;/author&gt;&lt;author&gt;Kamigaito, Hidetaka&lt;/author&gt;&lt;author&gt;Watanabe, Taro&lt;/author&gt;&lt;/authors&gt;&lt;/contributors&gt;&lt;titles&gt;&lt;title&gt;Attention score is not all you need for token importance indicator in kv cache reduction: Value also matters&lt;/title&gt;&lt;secondary-title&gt;arXiv preprint arXiv:2406.12335&lt;/secondary-title&gt;&lt;/titles&gt;&lt;periodical&gt;&lt;full-title&gt;arXiv preprint arXiv:2406.12335&lt;/full-title&gt;&lt;/periodical&gt;&lt;dates&gt;&lt;year&gt;2024&lt;/year&gt;&lt;/dates&gt;&lt;urls&gt;&lt;/urls&gt;&lt;/record&gt;&lt;/Cite&gt;&lt;/EndNote&gt;</w:instrText>
      </w:r>
      <w:r>
        <w:rPr>
          <w:rFonts w:ascii="Times New Roman" w:hAnsi="Times New Roman" w:cs="Times New Roman"/>
          <w:sz w:val="24"/>
        </w:rPr>
        <w:fldChar w:fldCharType="separate"/>
      </w:r>
      <w:r w:rsidR="00BA5AE5">
        <w:rPr>
          <w:rFonts w:ascii="Times New Roman" w:hAnsi="Times New Roman" w:cs="Times New Roman"/>
          <w:noProof/>
          <w:sz w:val="24"/>
        </w:rPr>
        <w:t>[64]</w:t>
      </w:r>
      <w:r>
        <w:rPr>
          <w:rFonts w:ascii="Times New Roman" w:hAnsi="Times New Roman" w:cs="Times New Roman"/>
          <w:sz w:val="24"/>
        </w:rPr>
        <w:fldChar w:fldCharType="end"/>
      </w:r>
      <w:r>
        <w:rPr>
          <w:rFonts w:ascii="Times New Roman" w:hAnsi="Times New Roman" w:cs="Times New Roman" w:hint="eastAsia"/>
          <w:sz w:val="24"/>
        </w:rPr>
        <w:t xml:space="preserve">. </w:t>
      </w:r>
      <w:r w:rsidRPr="00633E51">
        <w:rPr>
          <w:rFonts w:ascii="Times New Roman" w:hAnsi="Times New Roman" w:cs="Times New Roman"/>
          <w:sz w:val="24"/>
        </w:rPr>
        <w:t>VAT</w:t>
      </w:r>
      <w:r>
        <w:rPr>
          <w:rFonts w:ascii="Times New Roman" w:hAnsi="Times New Roman" w:cs="Times New Roman"/>
          <w:sz w:val="24"/>
        </w:rPr>
        <w:t xml:space="preserve"> was calculated by multiplying </w:t>
      </w:r>
      <w:r w:rsidRPr="00633E51">
        <w:rPr>
          <w:rFonts w:ascii="Times New Roman" w:hAnsi="Times New Roman" w:cs="Times New Roman"/>
          <w:sz w:val="24"/>
        </w:rPr>
        <w:t xml:space="preserve">the attention </w:t>
      </w:r>
      <w:r>
        <w:rPr>
          <w:rFonts w:ascii="Times New Roman" w:hAnsi="Times New Roman" w:cs="Times New Roman"/>
          <w:sz w:val="24"/>
        </w:rPr>
        <w:t xml:space="preserve">weight by the L2 </w:t>
      </w:r>
      <w:r w:rsidRPr="00633E51">
        <w:rPr>
          <w:rFonts w:ascii="Times New Roman" w:hAnsi="Times New Roman" w:cs="Times New Roman"/>
          <w:sz w:val="24"/>
        </w:rPr>
        <w:t xml:space="preserve">norm of the </w:t>
      </w:r>
      <w:r>
        <w:rPr>
          <w:rFonts w:ascii="Times New Roman" w:hAnsi="Times New Roman" w:cs="Times New Roman"/>
          <w:sz w:val="24"/>
        </w:rPr>
        <w:t xml:space="preserve">corresponding </w:t>
      </w:r>
      <w:r w:rsidRPr="00633E51">
        <w:rPr>
          <w:rFonts w:ascii="Times New Roman" w:hAnsi="Times New Roman" w:cs="Times New Roman"/>
          <w:sz w:val="24"/>
        </w:rPr>
        <w:t>value vector</w:t>
      </w:r>
      <w:r>
        <w:rPr>
          <w:rFonts w:ascii="Times New Roman" w:hAnsi="Times New Roman" w:cs="Times New Roman"/>
          <w:sz w:val="24"/>
        </w:rPr>
        <w:t xml:space="preserve">. </w:t>
      </w:r>
      <w:r w:rsidRPr="00633E51">
        <w:rPr>
          <w:rFonts w:ascii="Times New Roman" w:hAnsi="Times New Roman" w:cs="Times New Roman"/>
          <w:sz w:val="24"/>
        </w:rPr>
        <w:t xml:space="preserve">VAT scores were extracted from </w:t>
      </w:r>
      <w:r w:rsidRPr="004B0F04">
        <w:rPr>
          <w:rFonts w:ascii="Times New Roman" w:hAnsi="Times New Roman" w:cs="Times New Roman"/>
          <w:sz w:val="24"/>
        </w:rPr>
        <w:t xml:space="preserve">the all transformer layers and averaged of the ESM-2 model. For models with multiple attention heads, attention scores were averaged across all heads. Scores were </w:t>
      </w:r>
      <w:r w:rsidRPr="004B0F04">
        <w:rPr>
          <w:rFonts w:ascii="Times New Roman" w:hAnsi="Times New Roman" w:cs="Times New Roman"/>
          <w:sz w:val="24"/>
        </w:rPr>
        <w:lastRenderedPageBreak/>
        <w:t xml:space="preserve">computed for each fold of cross-validation and averaged across folds. </w:t>
      </w:r>
    </w:p>
    <w:p w14:paraId="425A4936" w14:textId="3E3E484F" w:rsidR="00F65FD0" w:rsidRPr="00943F4B" w:rsidRDefault="00F65FD0" w:rsidP="00F65FD0">
      <w:pPr>
        <w:wordWrap/>
        <w:spacing w:line="360" w:lineRule="auto"/>
        <w:ind w:firstLine="432"/>
        <w:jc w:val="left"/>
        <w:rPr>
          <w:rFonts w:ascii="Times New Roman" w:hAnsi="Times New Roman" w:cs="Times New Roman"/>
          <w:sz w:val="24"/>
        </w:rPr>
      </w:pPr>
      <w:r w:rsidRPr="004B0F04">
        <w:rPr>
          <w:rFonts w:ascii="Times New Roman" w:hAnsi="Times New Roman" w:cs="Times New Roman"/>
          <w:sz w:val="24"/>
        </w:rPr>
        <w:t>A pronounced accumulation of VAT scores near the [CLS] token was identified as position-dependent bias. To mitigate this effect, a cubic smoothing spline was applied to model and remove the position-dependent baseline</w:t>
      </w:r>
      <w:r w:rsidRPr="00633E51">
        <w:rPr>
          <w:rFonts w:ascii="Times New Roman" w:hAnsi="Times New Roman" w:cs="Times New Roman"/>
          <w:sz w:val="24"/>
        </w:rPr>
        <w:t xml:space="preserve"> bias along </w:t>
      </w:r>
      <w:r w:rsidRPr="004B0F04">
        <w:rPr>
          <w:rFonts w:ascii="Times New Roman" w:hAnsi="Times New Roman" w:cs="Times New Roman"/>
          <w:sz w:val="24"/>
        </w:rPr>
        <w:t>the protein sequence</w:t>
      </w:r>
      <w:ins w:id="78" w:author="김한진" w:date="2026-01-25T21:08:00Z" w16du:dateUtc="2026-01-25T12:08:00Z">
        <w:r w:rsidR="004E3337">
          <w:rPr>
            <w:rFonts w:ascii="Times New Roman" w:hAnsi="Times New Roman" w:cs="Times New Roman" w:hint="eastAsia"/>
            <w:sz w:val="24"/>
          </w:rPr>
          <w:t>.</w:t>
        </w:r>
      </w:ins>
      <w:r w:rsidRPr="004B0F04">
        <w:rPr>
          <w:rFonts w:ascii="Times New Roman" w:hAnsi="Times New Roman" w:cs="Times New Roman"/>
          <w:sz w:val="24"/>
        </w:rPr>
        <w:t xml:space="preserve"> </w:t>
      </w:r>
      <w:ins w:id="79" w:author="김한진" w:date="2026-01-25T21:08:00Z" w16du:dateUtc="2026-01-25T12:08:00Z">
        <w:r w:rsidR="004E3337" w:rsidRPr="004E3337">
          <w:rPr>
            <w:rFonts w:ascii="Times New Roman" w:hAnsi="Times New Roman" w:cs="Times New Roman"/>
            <w:sz w:val="24"/>
          </w:rPr>
          <w:t>The spline was fitted using a non-parametric UnivariateSpline with a smoothing parameter selected empirically to capture the global background pattern while suppressing local noise.</w:t>
        </w:r>
        <w:r w:rsidR="004E3337">
          <w:rPr>
            <w:rFonts w:ascii="Times New Roman" w:hAnsi="Times New Roman" w:cs="Times New Roman" w:hint="eastAsia"/>
            <w:sz w:val="24"/>
          </w:rPr>
          <w:t xml:space="preserve"> </w:t>
        </w:r>
      </w:ins>
      <w:del w:id="80" w:author="김한진" w:date="2026-01-25T21:08:00Z" w16du:dateUtc="2026-01-25T12:08:00Z">
        <w:r w:rsidRPr="004B0F04" w:rsidDel="004E3337">
          <w:rPr>
            <w:rFonts w:ascii="Times New Roman" w:hAnsi="Times New Roman" w:cs="Times New Roman"/>
            <w:sz w:val="24"/>
          </w:rPr>
          <w:delText xml:space="preserve">with a smoothing parameter using UnivariateSpline. </w:delText>
        </w:r>
      </w:del>
      <w:r w:rsidRPr="004B0F04">
        <w:rPr>
          <w:rFonts w:ascii="Times New Roman" w:hAnsi="Times New Roman" w:cs="Times New Roman"/>
          <w:sz w:val="24"/>
        </w:rPr>
        <w:t>Subsequently, sequence-level z-score normalization was applied by subtracting the mean and dividing</w:t>
      </w:r>
      <w:r>
        <w:rPr>
          <w:rFonts w:ascii="Times New Roman" w:hAnsi="Times New Roman" w:cs="Times New Roman"/>
          <w:sz w:val="24"/>
        </w:rPr>
        <w:t xml:space="preserve"> by the standard deviation of VAT scores within each protein </w:t>
      </w:r>
      <w:r w:rsidRPr="00633E51">
        <w:rPr>
          <w:rFonts w:ascii="Times New Roman" w:hAnsi="Times New Roman" w:cs="Times New Roman"/>
          <w:sz w:val="24"/>
        </w:rPr>
        <w:t xml:space="preserve">to quantify the relative importance of residues. </w:t>
      </w:r>
      <w:r>
        <w:rPr>
          <w:rFonts w:ascii="Times New Roman" w:hAnsi="Times New Roman" w:cs="Times New Roman"/>
          <w:sz w:val="24"/>
        </w:rPr>
        <w:t>W</w:t>
      </w:r>
      <w:r w:rsidRPr="00633E51">
        <w:rPr>
          <w:rFonts w:ascii="Times New Roman" w:hAnsi="Times New Roman" w:cs="Times New Roman"/>
          <w:sz w:val="24"/>
        </w:rPr>
        <w:t xml:space="preserve">hole-sequence z-score normalization was </w:t>
      </w:r>
      <w:r>
        <w:rPr>
          <w:rFonts w:ascii="Times New Roman" w:hAnsi="Times New Roman" w:cs="Times New Roman"/>
          <w:sz w:val="24"/>
        </w:rPr>
        <w:t xml:space="preserve">also </w:t>
      </w:r>
      <w:r w:rsidRPr="00633E51">
        <w:rPr>
          <w:rFonts w:ascii="Times New Roman" w:hAnsi="Times New Roman" w:cs="Times New Roman"/>
          <w:sz w:val="24"/>
        </w:rPr>
        <w:t>performed to enable comparison of VAT score distributions across different proteins.</w:t>
      </w:r>
    </w:p>
    <w:p w14:paraId="1CB765E6" w14:textId="77777777" w:rsidR="00F65FD0" w:rsidRPr="00943F4B" w:rsidRDefault="00F65FD0" w:rsidP="00F65FD0">
      <w:pPr>
        <w:wordWrap/>
        <w:spacing w:line="360" w:lineRule="auto"/>
        <w:jc w:val="left"/>
        <w:rPr>
          <w:rFonts w:ascii="Times New Roman" w:hAnsi="Times New Roman" w:cs="Times New Roman"/>
          <w:b/>
          <w:bCs/>
          <w:sz w:val="24"/>
        </w:rPr>
      </w:pPr>
    </w:p>
    <w:p w14:paraId="42CCF4C2" w14:textId="70525AD2" w:rsidR="00F65FD0" w:rsidDel="004870B0" w:rsidRDefault="00F65FD0" w:rsidP="00F65FD0">
      <w:pPr>
        <w:wordWrap/>
        <w:spacing w:line="360" w:lineRule="auto"/>
        <w:jc w:val="left"/>
        <w:rPr>
          <w:del w:id="81" w:author="김한진 [2]" w:date="2026-01-26T19:13:00Z" w16du:dateUtc="2026-01-26T10:13:00Z"/>
          <w:rFonts w:ascii="Times New Roman" w:hAnsi="Times New Roman" w:cs="Times New Roman"/>
          <w:b/>
          <w:bCs/>
          <w:sz w:val="24"/>
        </w:rPr>
      </w:pPr>
      <w:del w:id="82" w:author="김한진 [2]" w:date="2026-01-26T19:13:00Z" w16du:dateUtc="2026-01-26T10:13:00Z">
        <w:r w:rsidRPr="003D72D9" w:rsidDel="004870B0">
          <w:rPr>
            <w:rFonts w:ascii="Times New Roman" w:hAnsi="Times New Roman" w:cs="Times New Roman"/>
            <w:b/>
            <w:bCs/>
            <w:sz w:val="24"/>
          </w:rPr>
          <w:delText>Data and code availability</w:delText>
        </w:r>
      </w:del>
    </w:p>
    <w:p w14:paraId="4BD685E6" w14:textId="316EC5FD" w:rsidR="00F65FD0" w:rsidRDefault="00F65FD0" w:rsidP="00F65FD0">
      <w:pPr>
        <w:wordWrap/>
        <w:spacing w:line="360" w:lineRule="auto"/>
        <w:ind w:firstLine="432"/>
        <w:jc w:val="left"/>
        <w:rPr>
          <w:rFonts w:ascii="Times New Roman" w:hAnsi="Times New Roman" w:cs="Times New Roman"/>
          <w:sz w:val="24"/>
        </w:rPr>
      </w:pPr>
      <w:del w:id="83" w:author="김한진" w:date="2026-01-25T21:18:00Z" w16du:dateUtc="2026-01-25T12:18:00Z">
        <w:r w:rsidRPr="000B2B0B" w:rsidDel="008A0648">
          <w:rPr>
            <w:rFonts w:ascii="Times New Roman" w:hAnsi="Times New Roman" w:cs="Times New Roman"/>
            <w:sz w:val="24"/>
          </w:rPr>
          <w:delText xml:space="preserve">All scripts for data preprocessing, model training, and evaluation are available at </w:delText>
        </w:r>
        <w:r w:rsidR="00BA2288" w:rsidRPr="007F7C91" w:rsidDel="008A0648">
          <w:rPr>
            <w:rFonts w:ascii="Times New Roman" w:hAnsi="Times New Roman" w:cs="Times New Roman"/>
            <w:sz w:val="24"/>
          </w:rPr>
          <w:delText>https://github.com/CSB-hub/DRBP</w:delText>
        </w:r>
        <w:r w:rsidRPr="000B2B0B" w:rsidDel="008A0648">
          <w:rPr>
            <w:rFonts w:ascii="Times New Roman" w:hAnsi="Times New Roman" w:cs="Times New Roman"/>
            <w:sz w:val="24"/>
          </w:rPr>
          <w:delText>.</w:delText>
        </w:r>
        <w:r w:rsidDel="008A0648">
          <w:rPr>
            <w:rFonts w:ascii="Times New Roman" w:hAnsi="Times New Roman" w:cs="Times New Roman" w:hint="eastAsia"/>
            <w:sz w:val="24"/>
          </w:rPr>
          <w:delText xml:space="preserve"> </w:delText>
        </w:r>
        <w:r w:rsidDel="008A0648">
          <w:rPr>
            <w:rFonts w:ascii="Times New Roman" w:hAnsi="Times New Roman" w:cs="Times New Roman"/>
            <w:sz w:val="24"/>
          </w:rPr>
          <w:delText>Trained model weights are provided in the repository.</w:delText>
        </w:r>
        <w:r w:rsidRPr="000B2B0B" w:rsidDel="008A0648">
          <w:rPr>
            <w:rFonts w:ascii="Times New Roman" w:hAnsi="Times New Roman" w:cs="Times New Roman"/>
            <w:sz w:val="24"/>
          </w:rPr>
          <w:delText xml:space="preserve"> The repository includes detailed instructions </w:delText>
        </w:r>
        <w:r w:rsidDel="008A0648">
          <w:rPr>
            <w:rFonts w:ascii="Times New Roman" w:hAnsi="Times New Roman" w:cs="Times New Roman"/>
            <w:sz w:val="24"/>
          </w:rPr>
          <w:delText>for</w:delText>
        </w:r>
        <w:r w:rsidRPr="000B2B0B" w:rsidDel="008A0648">
          <w:rPr>
            <w:rFonts w:ascii="Times New Roman" w:hAnsi="Times New Roman" w:cs="Times New Roman"/>
            <w:sz w:val="24"/>
          </w:rPr>
          <w:delText xml:space="preserve"> reproduc</w:delText>
        </w:r>
        <w:r w:rsidDel="008A0648">
          <w:rPr>
            <w:rFonts w:ascii="Times New Roman" w:hAnsi="Times New Roman" w:cs="Times New Roman"/>
            <w:sz w:val="24"/>
          </w:rPr>
          <w:delText>ing</w:delText>
        </w:r>
        <w:r w:rsidRPr="000B2B0B" w:rsidDel="008A0648">
          <w:rPr>
            <w:rFonts w:ascii="Times New Roman" w:hAnsi="Times New Roman" w:cs="Times New Roman"/>
            <w:sz w:val="24"/>
          </w:rPr>
          <w:delText xml:space="preserve"> the analyses reported in this study.</w:delText>
        </w:r>
      </w:del>
      <w:r>
        <w:rPr>
          <w:rFonts w:ascii="Times New Roman" w:hAnsi="Times New Roman" w:cs="Times New Roman"/>
          <w:sz w:val="24"/>
        </w:rPr>
        <w:br w:type="page"/>
      </w:r>
    </w:p>
    <w:p w14:paraId="25FBB509" w14:textId="00056EF9" w:rsidR="007E3562" w:rsidRPr="002D531A" w:rsidDel="00C12B71" w:rsidRDefault="007E3562" w:rsidP="00382ADC">
      <w:pPr>
        <w:wordWrap/>
        <w:spacing w:line="360" w:lineRule="auto"/>
        <w:rPr>
          <w:del w:id="84" w:author="김한진 [2]" w:date="2026-01-20T17:16:00Z" w16du:dateUtc="2026-01-20T08:16:00Z"/>
          <w:rFonts w:ascii="Times New Roman" w:hAnsi="Times New Roman" w:cs="Times New Roman"/>
          <w:b/>
          <w:bCs/>
          <w:sz w:val="28"/>
          <w:szCs w:val="28"/>
        </w:rPr>
      </w:pPr>
      <w:del w:id="85" w:author="김한진 [2]" w:date="2026-01-20T17:16:00Z" w16du:dateUtc="2026-01-20T08:16:00Z">
        <w:r w:rsidRPr="002D531A" w:rsidDel="00C12B71">
          <w:rPr>
            <w:rFonts w:ascii="Times New Roman" w:hAnsi="Times New Roman" w:cs="Times New Roman" w:hint="eastAsia"/>
            <w:b/>
            <w:bCs/>
            <w:sz w:val="28"/>
            <w:szCs w:val="28"/>
          </w:rPr>
          <w:lastRenderedPageBreak/>
          <w:delText>A</w:delText>
        </w:r>
        <w:r w:rsidRPr="002D531A" w:rsidDel="00C12B71">
          <w:rPr>
            <w:rFonts w:ascii="Times New Roman" w:hAnsi="Times New Roman" w:cs="Times New Roman"/>
            <w:b/>
            <w:bCs/>
            <w:sz w:val="28"/>
            <w:szCs w:val="28"/>
          </w:rPr>
          <w:delText>vailability of data and materials</w:delText>
        </w:r>
      </w:del>
    </w:p>
    <w:p w14:paraId="2FE7E8CA" w14:textId="185440F8" w:rsidR="007E3562" w:rsidDel="00C12B71" w:rsidRDefault="002D531A" w:rsidP="00382ADC">
      <w:pPr>
        <w:wordWrap/>
        <w:spacing w:line="360" w:lineRule="auto"/>
        <w:rPr>
          <w:del w:id="86" w:author="김한진 [2]" w:date="2026-01-20T17:15:00Z" w16du:dateUtc="2026-01-20T08:15:00Z"/>
          <w:rFonts w:ascii="Times New Roman" w:hAnsi="Times New Roman" w:cs="Times New Roman"/>
          <w:sz w:val="24"/>
        </w:rPr>
      </w:pPr>
      <w:del w:id="87" w:author="김한진 [2]" w:date="2026-01-20T17:15:00Z" w16du:dateUtc="2026-01-20T08:15:00Z">
        <w:r w:rsidDel="00C12B71">
          <w:rPr>
            <w:rFonts w:ascii="Times New Roman" w:hAnsi="Times New Roman" w:cs="Times New Roman" w:hint="eastAsia"/>
            <w:sz w:val="24"/>
          </w:rPr>
          <w:delText>N</w:delText>
        </w:r>
        <w:r w:rsidDel="00C12B71">
          <w:rPr>
            <w:rFonts w:ascii="Times New Roman" w:hAnsi="Times New Roman" w:cs="Times New Roman"/>
            <w:sz w:val="24"/>
          </w:rPr>
          <w:delText>ot applicable</w:delText>
        </w:r>
      </w:del>
    </w:p>
    <w:p w14:paraId="0F9C0449" w14:textId="2B44B086" w:rsidR="002D531A" w:rsidDel="00BA2288" w:rsidRDefault="002D531A" w:rsidP="00382ADC">
      <w:pPr>
        <w:wordWrap/>
        <w:spacing w:line="360" w:lineRule="auto"/>
        <w:rPr>
          <w:del w:id="88" w:author="김한진 [2]" w:date="2026-01-20T20:23:00Z" w16du:dateUtc="2026-01-20T11:23:00Z"/>
          <w:rFonts w:ascii="Times New Roman" w:hAnsi="Times New Roman" w:cs="Times New Roman"/>
          <w:sz w:val="24"/>
        </w:rPr>
      </w:pPr>
    </w:p>
    <w:p w14:paraId="4D684A4E" w14:textId="40FD5EBB" w:rsidR="007E3562" w:rsidRPr="006F6606" w:rsidDel="002E2847" w:rsidRDefault="007E3562" w:rsidP="00382ADC">
      <w:pPr>
        <w:wordWrap/>
        <w:spacing w:line="360" w:lineRule="auto"/>
        <w:rPr>
          <w:del w:id="89" w:author="김한진" w:date="2026-01-26T02:15:00Z" w16du:dateUtc="2026-01-25T17:15:00Z"/>
          <w:rFonts w:ascii="Times New Roman" w:hAnsi="Times New Roman" w:cs="Times New Roman"/>
          <w:b/>
          <w:bCs/>
          <w:sz w:val="28"/>
          <w:szCs w:val="28"/>
          <w:highlight w:val="yellow"/>
        </w:rPr>
      </w:pPr>
      <w:del w:id="90" w:author="김한진" w:date="2026-01-26T02:15:00Z" w16du:dateUtc="2026-01-25T17:15:00Z">
        <w:r w:rsidRPr="006F6606" w:rsidDel="002E2847">
          <w:rPr>
            <w:rFonts w:ascii="Times New Roman" w:hAnsi="Times New Roman" w:cs="Times New Roman"/>
            <w:b/>
            <w:bCs/>
            <w:sz w:val="28"/>
            <w:szCs w:val="28"/>
            <w:highlight w:val="yellow"/>
          </w:rPr>
          <w:delText>Abbreviations</w:delText>
        </w:r>
      </w:del>
    </w:p>
    <w:p w14:paraId="6147FE05" w14:textId="24309E1E" w:rsidR="00352168" w:rsidRPr="006F6606" w:rsidDel="002E2847" w:rsidRDefault="00352168" w:rsidP="00382ADC">
      <w:pPr>
        <w:wordWrap/>
        <w:spacing w:line="360" w:lineRule="auto"/>
        <w:rPr>
          <w:del w:id="91" w:author="김한진" w:date="2026-01-26T02:15:00Z" w16du:dateUtc="2026-01-25T17:15:00Z"/>
          <w:rFonts w:ascii="Times New Roman" w:hAnsi="Times New Roman" w:cs="Times New Roman"/>
          <w:sz w:val="24"/>
          <w:highlight w:val="yellow"/>
        </w:rPr>
      </w:pPr>
      <w:del w:id="92" w:author="김한진" w:date="2026-01-26T02:15:00Z" w16du:dateUtc="2026-01-25T17:15:00Z">
        <w:r w:rsidRPr="006F6606" w:rsidDel="002E2847">
          <w:rPr>
            <w:rFonts w:ascii="Times New Roman" w:hAnsi="Times New Roman" w:cs="Times New Roman"/>
            <w:b/>
            <w:bCs/>
            <w:sz w:val="24"/>
            <w:highlight w:val="yellow"/>
          </w:rPr>
          <w:delText>AUC</w:delText>
        </w:r>
        <w:r w:rsidRPr="006F6606" w:rsidDel="002E2847">
          <w:rPr>
            <w:rFonts w:ascii="Times New Roman" w:hAnsi="Times New Roman" w:cs="Times New Roman"/>
            <w:sz w:val="24"/>
            <w:highlight w:val="yellow"/>
          </w:rPr>
          <w:delText>: Area under the curve</w:delText>
        </w:r>
      </w:del>
    </w:p>
    <w:p w14:paraId="21E8EFFE" w14:textId="5F7B494E" w:rsidR="00352168" w:rsidRPr="006F6606" w:rsidDel="002E2847" w:rsidRDefault="00352168" w:rsidP="00382ADC">
      <w:pPr>
        <w:wordWrap/>
        <w:spacing w:line="360" w:lineRule="auto"/>
        <w:rPr>
          <w:del w:id="93" w:author="김한진" w:date="2026-01-26T02:15:00Z" w16du:dateUtc="2026-01-25T17:15:00Z"/>
          <w:rFonts w:ascii="Times New Roman" w:hAnsi="Times New Roman" w:cs="Times New Roman"/>
          <w:sz w:val="24"/>
          <w:highlight w:val="yellow"/>
        </w:rPr>
      </w:pPr>
      <w:del w:id="94" w:author="김한진" w:date="2026-01-26T02:15:00Z" w16du:dateUtc="2026-01-25T17:15:00Z">
        <w:r w:rsidRPr="006F6606" w:rsidDel="002E2847">
          <w:rPr>
            <w:rFonts w:ascii="Times New Roman" w:hAnsi="Times New Roman" w:cs="Times New Roman"/>
            <w:b/>
            <w:bCs/>
            <w:sz w:val="24"/>
            <w:highlight w:val="yellow"/>
          </w:rPr>
          <w:delText>DBP</w:delText>
        </w:r>
        <w:r w:rsidRPr="006F6606" w:rsidDel="002E2847">
          <w:rPr>
            <w:rFonts w:ascii="Times New Roman" w:hAnsi="Times New Roman" w:cs="Times New Roman"/>
            <w:sz w:val="24"/>
            <w:highlight w:val="yellow"/>
          </w:rPr>
          <w:delText>: DNA</w:delText>
        </w:r>
        <w:r w:rsidR="0048062B" w:rsidRPr="006F6606" w:rsidDel="002E2847">
          <w:rPr>
            <w:rFonts w:ascii="Times New Roman" w:hAnsi="Times New Roman" w:cs="Times New Roman"/>
            <w:sz w:val="24"/>
            <w:highlight w:val="yellow"/>
          </w:rPr>
          <w:delText>-binding</w:delText>
        </w:r>
        <w:r w:rsidRPr="006F6606" w:rsidDel="002E2847">
          <w:rPr>
            <w:rFonts w:ascii="Times New Roman" w:hAnsi="Times New Roman" w:cs="Times New Roman"/>
            <w:sz w:val="24"/>
            <w:highlight w:val="yellow"/>
          </w:rPr>
          <w:delText xml:space="preserve"> protein</w:delText>
        </w:r>
      </w:del>
    </w:p>
    <w:p w14:paraId="2F66F3AF" w14:textId="1BE1F2D2" w:rsidR="00352168" w:rsidRPr="006F6606" w:rsidDel="002E2847" w:rsidRDefault="00352168" w:rsidP="00382ADC">
      <w:pPr>
        <w:wordWrap/>
        <w:spacing w:line="360" w:lineRule="auto"/>
        <w:rPr>
          <w:del w:id="95" w:author="김한진" w:date="2026-01-26T02:15:00Z" w16du:dateUtc="2026-01-25T17:15:00Z"/>
          <w:rFonts w:ascii="Times New Roman" w:hAnsi="Times New Roman" w:cs="Times New Roman"/>
          <w:sz w:val="24"/>
          <w:highlight w:val="yellow"/>
        </w:rPr>
      </w:pPr>
      <w:del w:id="96" w:author="김한진" w:date="2026-01-26T02:15:00Z" w16du:dateUtc="2026-01-25T17:15:00Z">
        <w:r w:rsidRPr="006F6606" w:rsidDel="002E2847">
          <w:rPr>
            <w:rFonts w:ascii="Times New Roman" w:hAnsi="Times New Roman" w:cs="Times New Roman"/>
            <w:b/>
            <w:bCs/>
            <w:sz w:val="24"/>
            <w:highlight w:val="yellow"/>
          </w:rPr>
          <w:delText>RBP</w:delText>
        </w:r>
        <w:r w:rsidRPr="006F6606" w:rsidDel="002E2847">
          <w:rPr>
            <w:rFonts w:ascii="Times New Roman" w:hAnsi="Times New Roman" w:cs="Times New Roman"/>
            <w:sz w:val="24"/>
            <w:highlight w:val="yellow"/>
          </w:rPr>
          <w:delText>: RNA</w:delText>
        </w:r>
        <w:r w:rsidR="0048062B" w:rsidRPr="006F6606" w:rsidDel="002E2847">
          <w:rPr>
            <w:rFonts w:ascii="Times New Roman" w:hAnsi="Times New Roman" w:cs="Times New Roman"/>
            <w:sz w:val="24"/>
            <w:highlight w:val="yellow"/>
          </w:rPr>
          <w:delText>-</w:delText>
        </w:r>
        <w:r w:rsidRPr="006F6606" w:rsidDel="002E2847">
          <w:rPr>
            <w:rFonts w:ascii="Times New Roman" w:hAnsi="Times New Roman" w:cs="Times New Roman"/>
            <w:sz w:val="24"/>
            <w:highlight w:val="yellow"/>
          </w:rPr>
          <w:delText>binding protein</w:delText>
        </w:r>
      </w:del>
    </w:p>
    <w:p w14:paraId="2C21EA0B" w14:textId="4D49739D" w:rsidR="00D1497D" w:rsidDel="002E2847" w:rsidRDefault="00210A97" w:rsidP="00AF37CA">
      <w:pPr>
        <w:wordWrap/>
        <w:spacing w:line="360" w:lineRule="auto"/>
        <w:rPr>
          <w:ins w:id="97" w:author="김한진 [2]" w:date="2026-01-08T17:37:00Z" w16du:dateUtc="2026-01-08T08:37:00Z"/>
          <w:del w:id="98" w:author="김한진" w:date="2026-01-26T02:15:00Z" w16du:dateUtc="2026-01-25T17:15:00Z"/>
          <w:rFonts w:ascii="Times New Roman" w:hAnsi="Times New Roman" w:cs="Times New Roman"/>
          <w:sz w:val="24"/>
        </w:rPr>
      </w:pPr>
      <w:ins w:id="99" w:author="김한진 [2]" w:date="2026-01-08T17:36:00Z" w16du:dateUtc="2026-01-08T08:36:00Z">
        <w:del w:id="100" w:author="김한진" w:date="2026-01-26T02:15:00Z" w16du:dateUtc="2026-01-25T17:15:00Z">
          <w:r w:rsidDel="002E2847">
            <w:rPr>
              <w:rFonts w:ascii="Times New Roman" w:hAnsi="Times New Roman" w:cs="Times New Roman"/>
              <w:sz w:val="24"/>
            </w:rPr>
            <w:delText>VAT score: Value-aware attention score</w:delText>
          </w:r>
        </w:del>
      </w:ins>
    </w:p>
    <w:p w14:paraId="709A3196" w14:textId="2DC63391" w:rsidR="00B835AB" w:rsidDel="002E2847" w:rsidRDefault="007A5699" w:rsidP="00AF37CA">
      <w:pPr>
        <w:wordWrap/>
        <w:spacing w:line="360" w:lineRule="auto"/>
        <w:rPr>
          <w:ins w:id="101" w:author="김한진 [2]" w:date="2026-01-22T15:12:00Z" w16du:dateUtc="2026-01-22T06:12:00Z"/>
          <w:del w:id="102" w:author="김한진" w:date="2026-01-26T02:15:00Z" w16du:dateUtc="2026-01-25T17:15:00Z"/>
          <w:rFonts w:ascii="Times New Roman" w:hAnsi="Times New Roman" w:cs="Times New Roman"/>
          <w:sz w:val="24"/>
        </w:rPr>
      </w:pPr>
      <w:ins w:id="103" w:author="김한진 [2]" w:date="2026-01-22T15:12:00Z" w16du:dateUtc="2026-01-22T06:12:00Z">
        <w:del w:id="104" w:author="김한진" w:date="2026-01-26T02:15:00Z" w16du:dateUtc="2026-01-25T17:15:00Z">
          <w:r w:rsidRPr="007A5699" w:rsidDel="002E2847">
            <w:rPr>
              <w:rFonts w:ascii="Times New Roman" w:hAnsi="Times New Roman" w:cs="Times New Roman"/>
              <w:sz w:val="24"/>
            </w:rPr>
            <w:delText>pLMs</w:delText>
          </w:r>
          <w:r w:rsidDel="002E2847">
            <w:rPr>
              <w:rFonts w:ascii="Times New Roman" w:hAnsi="Times New Roman" w:cs="Times New Roman"/>
              <w:sz w:val="24"/>
            </w:rPr>
            <w:delText xml:space="preserve">: </w:delText>
          </w:r>
          <w:r w:rsidRPr="007A5699" w:rsidDel="002E2847">
            <w:rPr>
              <w:rFonts w:ascii="Times New Roman" w:hAnsi="Times New Roman" w:cs="Times New Roman"/>
              <w:sz w:val="24"/>
            </w:rPr>
            <w:delText>Protein language models</w:delText>
          </w:r>
        </w:del>
      </w:ins>
    </w:p>
    <w:p w14:paraId="43C14875" w14:textId="77777777" w:rsidR="007A5699" w:rsidDel="008A0648" w:rsidRDefault="007A5699" w:rsidP="00AF37CA">
      <w:pPr>
        <w:wordWrap/>
        <w:spacing w:line="360" w:lineRule="auto"/>
        <w:rPr>
          <w:del w:id="105" w:author="김한진" w:date="2026-01-25T21:16:00Z" w16du:dateUtc="2026-01-25T12:16:00Z"/>
          <w:rFonts w:ascii="Times New Roman" w:hAnsi="Times New Roman" w:cs="Times New Roman"/>
          <w:sz w:val="24"/>
        </w:rPr>
      </w:pPr>
    </w:p>
    <w:p w14:paraId="3BD6BCCA" w14:textId="5209689E" w:rsidR="00D1497D" w:rsidDel="004E3337" w:rsidRDefault="00D1497D" w:rsidP="00AF37CA">
      <w:pPr>
        <w:wordWrap/>
        <w:spacing w:line="360" w:lineRule="auto"/>
        <w:rPr>
          <w:del w:id="106" w:author="김한진" w:date="2026-01-25T21:11:00Z" w16du:dateUtc="2026-01-25T12:11:00Z"/>
          <w:rFonts w:ascii="Times New Roman" w:hAnsi="Times New Roman" w:cs="Times New Roman"/>
          <w:b/>
          <w:bCs/>
          <w:sz w:val="28"/>
          <w:szCs w:val="21"/>
        </w:rPr>
      </w:pPr>
      <w:del w:id="107" w:author="김한진" w:date="2026-01-25T21:11:00Z" w16du:dateUtc="2026-01-25T12:11:00Z">
        <w:r w:rsidRPr="00382ADC" w:rsidDel="004E3337">
          <w:rPr>
            <w:rFonts w:ascii="Times New Roman" w:hAnsi="Times New Roman" w:cs="Times New Roman"/>
            <w:b/>
            <w:bCs/>
            <w:sz w:val="28"/>
            <w:szCs w:val="21"/>
          </w:rPr>
          <w:delText>Funding</w:delText>
        </w:r>
      </w:del>
    </w:p>
    <w:p w14:paraId="26BEC77B" w14:textId="572DC1B8" w:rsidR="00D1497D" w:rsidDel="004E3337" w:rsidRDefault="00C02338" w:rsidP="00AF37CA">
      <w:pPr>
        <w:wordWrap/>
        <w:spacing w:line="360" w:lineRule="auto"/>
        <w:rPr>
          <w:del w:id="108" w:author="김한진" w:date="2026-01-25T21:11:00Z" w16du:dateUtc="2026-01-25T12:11:00Z"/>
          <w:rFonts w:ascii="Times New Roman" w:hAnsi="Times New Roman" w:cs="Times New Roman"/>
          <w:color w:val="000000"/>
          <w:sz w:val="24"/>
          <w:szCs w:val="24"/>
          <w:shd w:val="clear" w:color="auto" w:fill="FFFFFF"/>
        </w:rPr>
      </w:pPr>
      <w:del w:id="109" w:author="김한진" w:date="2026-01-25T21:11:00Z" w16du:dateUtc="2026-01-25T12:11:00Z">
        <w:r w:rsidRPr="00C02338" w:rsidDel="004E3337">
          <w:rPr>
            <w:rFonts w:ascii="Times New Roman" w:hAnsi="Times New Roman" w:cs="Times New Roman"/>
            <w:color w:val="000000"/>
            <w:sz w:val="24"/>
            <w:szCs w:val="24"/>
            <w:shd w:val="clear" w:color="auto" w:fill="FFFFFF"/>
          </w:rPr>
          <w:delText>This work was supported by research grants from the Basic Science Research Program through the National Research Foundation of Korea (NRF) funded by the Ministry of Education (NRF-2022R1A2C1010731 to C.P.) and the Korea Environment Industry &amp; Technology Institute (KEITI) grants (NO. 2022002960005 to EMK) through the Environment Health Action Program, funded by the Korea Ministry of Environment (MOE).</w:delText>
        </w:r>
      </w:del>
    </w:p>
    <w:p w14:paraId="40D988F3" w14:textId="27B50C88" w:rsidR="00C02338" w:rsidDel="002E2847" w:rsidRDefault="00C02338" w:rsidP="00AF37CA">
      <w:pPr>
        <w:wordWrap/>
        <w:spacing w:line="360" w:lineRule="auto"/>
        <w:rPr>
          <w:del w:id="110" w:author="김한진" w:date="2026-01-26T02:15:00Z" w16du:dateUtc="2026-01-25T17:15:00Z"/>
          <w:rFonts w:ascii="Times New Roman" w:hAnsi="Times New Roman" w:cs="Times New Roman"/>
          <w:b/>
          <w:bCs/>
          <w:sz w:val="28"/>
          <w:szCs w:val="21"/>
        </w:rPr>
      </w:pPr>
    </w:p>
    <w:p w14:paraId="47437920" w14:textId="0CF31FCF" w:rsidR="00D1497D" w:rsidDel="004E3337" w:rsidRDefault="004E3337" w:rsidP="00D1497D">
      <w:pPr>
        <w:wordWrap/>
        <w:spacing w:line="360" w:lineRule="auto"/>
        <w:rPr>
          <w:del w:id="111" w:author="김한진" w:date="2026-01-25T21:10:00Z" w16du:dateUtc="2026-01-25T12:10:00Z"/>
          <w:rFonts w:ascii="Times New Roman" w:hAnsi="Times New Roman" w:cs="Times New Roman"/>
          <w:b/>
          <w:bCs/>
          <w:sz w:val="28"/>
          <w:szCs w:val="21"/>
        </w:rPr>
      </w:pPr>
      <w:ins w:id="112" w:author="김한진" w:date="2026-01-25T21:10:00Z" w16du:dateUtc="2026-01-25T12:10:00Z">
        <w:r w:rsidRPr="004E3337">
          <w:rPr>
            <w:rFonts w:ascii="Times New Roman" w:hAnsi="Times New Roman" w:cs="Times New Roman"/>
            <w:b/>
            <w:bCs/>
            <w:sz w:val="28"/>
            <w:szCs w:val="21"/>
          </w:rPr>
          <w:t>Author contributions statement</w:t>
        </w:r>
      </w:ins>
      <w:del w:id="113" w:author="김한진" w:date="2026-01-25T21:10:00Z" w16du:dateUtc="2026-01-25T12:10:00Z">
        <w:r w:rsidR="00D1497D" w:rsidRPr="006F6606" w:rsidDel="004E3337">
          <w:rPr>
            <w:rFonts w:ascii="Times New Roman" w:hAnsi="Times New Roman" w:cs="Times New Roman"/>
            <w:b/>
            <w:bCs/>
            <w:sz w:val="28"/>
            <w:szCs w:val="21"/>
            <w:highlight w:val="yellow"/>
          </w:rPr>
          <w:delText>Author contributions</w:delText>
        </w:r>
      </w:del>
    </w:p>
    <w:p w14:paraId="4FC2FC16" w14:textId="77777777" w:rsidR="004E3337" w:rsidRPr="006F6606" w:rsidRDefault="004E3337" w:rsidP="00D1497D">
      <w:pPr>
        <w:wordWrap/>
        <w:spacing w:line="360" w:lineRule="auto"/>
        <w:rPr>
          <w:ins w:id="114" w:author="김한진" w:date="2026-01-25T21:10:00Z" w16du:dateUtc="2026-01-25T12:10:00Z"/>
          <w:rFonts w:ascii="Times New Roman" w:hAnsi="Times New Roman" w:cs="Times New Roman"/>
          <w:b/>
          <w:bCs/>
          <w:sz w:val="28"/>
          <w:szCs w:val="21"/>
          <w:highlight w:val="yellow"/>
        </w:rPr>
      </w:pPr>
    </w:p>
    <w:p w14:paraId="3C8EB76B" w14:textId="70E20EF1" w:rsidR="00D1497D" w:rsidDel="008A0648" w:rsidRDefault="00D1497D" w:rsidP="00D1497D">
      <w:pPr>
        <w:wordWrap/>
        <w:spacing w:line="360" w:lineRule="auto"/>
        <w:rPr>
          <w:del w:id="115" w:author="김한진" w:date="2026-01-25T21:20:00Z" w16du:dateUtc="2026-01-25T12:20:00Z"/>
          <w:rFonts w:ascii="Times New Roman" w:hAnsi="Times New Roman" w:cs="Times New Roman"/>
          <w:color w:val="000000"/>
          <w:sz w:val="24"/>
          <w:szCs w:val="24"/>
          <w:shd w:val="clear" w:color="auto" w:fill="FFFFFF"/>
        </w:rPr>
      </w:pPr>
      <w:r w:rsidRPr="006F6606">
        <w:rPr>
          <w:rFonts w:ascii="Times New Roman" w:hAnsi="Times New Roman" w:cs="Times New Roman"/>
          <w:color w:val="000000"/>
          <w:sz w:val="24"/>
          <w:szCs w:val="24"/>
          <w:highlight w:val="yellow"/>
          <w:shd w:val="clear" w:color="auto" w:fill="FFFFFF"/>
        </w:rPr>
        <w:t>CP and SGL</w:t>
      </w:r>
      <w:r w:rsidR="00C45B9D">
        <w:rPr>
          <w:rFonts w:ascii="Times New Roman" w:hAnsi="Times New Roman" w:cs="Times New Roman"/>
          <w:color w:val="000000"/>
          <w:sz w:val="24"/>
          <w:szCs w:val="24"/>
          <w:highlight w:val="yellow"/>
          <w:shd w:val="clear" w:color="auto" w:fill="FFFFFF"/>
        </w:rPr>
        <w:t>, HK</w:t>
      </w:r>
      <w:r w:rsidRPr="006F6606">
        <w:rPr>
          <w:rFonts w:ascii="Times New Roman" w:hAnsi="Times New Roman" w:cs="Times New Roman"/>
          <w:color w:val="000000"/>
          <w:sz w:val="24"/>
          <w:szCs w:val="24"/>
          <w:highlight w:val="yellow"/>
          <w:shd w:val="clear" w:color="auto" w:fill="FFFFFF"/>
        </w:rPr>
        <w:t xml:space="preserve"> designed the research and wrote the paper. CP, EMK and KK contributed to the coordination of the research. SGL</w:t>
      </w:r>
      <w:r w:rsidR="00A333BA">
        <w:rPr>
          <w:rFonts w:ascii="Times New Roman" w:hAnsi="Times New Roman" w:cs="Times New Roman"/>
          <w:color w:val="000000"/>
          <w:sz w:val="24"/>
          <w:szCs w:val="24"/>
          <w:highlight w:val="yellow"/>
          <w:shd w:val="clear" w:color="auto" w:fill="FFFFFF"/>
        </w:rPr>
        <w:t>, HK</w:t>
      </w:r>
      <w:r w:rsidRPr="006F6606">
        <w:rPr>
          <w:rFonts w:ascii="Times New Roman" w:hAnsi="Times New Roman" w:cs="Times New Roman"/>
          <w:color w:val="000000"/>
          <w:sz w:val="24"/>
          <w:szCs w:val="24"/>
          <w:highlight w:val="yellow"/>
          <w:shd w:val="clear" w:color="auto" w:fill="FFFFFF"/>
        </w:rPr>
        <w:t xml:space="preserve"> and JO performed the research and analyzed the data. All authors read and approved the final manuscript.</w:t>
      </w:r>
    </w:p>
    <w:p w14:paraId="7B886E7B" w14:textId="44BA6384" w:rsidR="00D1497D" w:rsidDel="004E3337" w:rsidRDefault="00D1497D" w:rsidP="004E3337">
      <w:pPr>
        <w:wordWrap/>
        <w:spacing w:line="360" w:lineRule="auto"/>
        <w:jc w:val="left"/>
        <w:rPr>
          <w:del w:id="116" w:author="김한진" w:date="2026-01-25T21:14:00Z" w16du:dateUtc="2026-01-25T12:14:00Z"/>
          <w:rFonts w:ascii="Times New Roman" w:hAnsi="Times New Roman" w:cs="Times New Roman"/>
          <w:sz w:val="24"/>
        </w:rPr>
      </w:pPr>
    </w:p>
    <w:p w14:paraId="789F4B96" w14:textId="77777777" w:rsidR="004E3337" w:rsidRDefault="004E3337" w:rsidP="008A0648">
      <w:pPr>
        <w:wordWrap/>
        <w:spacing w:line="360" w:lineRule="auto"/>
        <w:rPr>
          <w:ins w:id="117" w:author="김한진" w:date="2026-01-25T21:14:00Z" w16du:dateUtc="2026-01-25T12:14:00Z"/>
          <w:rFonts w:ascii="Times New Roman" w:hAnsi="Times New Roman" w:cs="Times New Roman"/>
          <w:sz w:val="24"/>
        </w:rPr>
      </w:pPr>
    </w:p>
    <w:p w14:paraId="579CF0AF" w14:textId="77777777" w:rsidR="004E3337" w:rsidRDefault="004E3337" w:rsidP="004E3337">
      <w:pPr>
        <w:wordWrap/>
        <w:spacing w:line="360" w:lineRule="auto"/>
        <w:jc w:val="left"/>
        <w:rPr>
          <w:ins w:id="118" w:author="김한진" w:date="2026-01-25T21:22:00Z" w16du:dateUtc="2026-01-25T12:22:00Z"/>
          <w:rFonts w:ascii="Times New Roman" w:hAnsi="Times New Roman" w:cs="Times New Roman"/>
          <w:sz w:val="24"/>
        </w:rPr>
      </w:pPr>
    </w:p>
    <w:p w14:paraId="54ACC433" w14:textId="377BA389" w:rsidR="008A0648" w:rsidRDefault="008A0648" w:rsidP="008A0648">
      <w:pPr>
        <w:wordWrap/>
        <w:spacing w:line="360" w:lineRule="auto"/>
        <w:rPr>
          <w:ins w:id="119" w:author="김한진" w:date="2026-01-25T21:23:00Z" w16du:dateUtc="2026-01-25T12:23:00Z"/>
          <w:rFonts w:ascii="Times New Roman" w:hAnsi="Times New Roman" w:cs="Times New Roman"/>
          <w:b/>
          <w:bCs/>
          <w:sz w:val="28"/>
          <w:szCs w:val="21"/>
        </w:rPr>
      </w:pPr>
      <w:ins w:id="120" w:author="김한진" w:date="2026-01-25T21:22:00Z" w16du:dateUtc="2026-01-25T12:22:00Z">
        <w:r w:rsidRPr="008A0648">
          <w:rPr>
            <w:rFonts w:ascii="Times New Roman" w:hAnsi="Times New Roman" w:cs="Times New Roman"/>
            <w:b/>
            <w:bCs/>
            <w:sz w:val="28"/>
            <w:szCs w:val="21"/>
          </w:rPr>
          <w:t>Supplemental material</w:t>
        </w:r>
      </w:ins>
    </w:p>
    <w:p w14:paraId="775D0E87" w14:textId="247AFB0C" w:rsidR="008A0648" w:rsidRPr="008A0648" w:rsidRDefault="008A0648" w:rsidP="008A0648">
      <w:pPr>
        <w:wordWrap/>
        <w:spacing w:line="360" w:lineRule="auto"/>
        <w:rPr>
          <w:ins w:id="121" w:author="김한진" w:date="2026-01-25T21:23:00Z" w16du:dateUtc="2026-01-25T12:23:00Z"/>
          <w:rFonts w:ascii="Times New Roman" w:hAnsi="Times New Roman" w:cs="Times New Roman"/>
          <w:sz w:val="24"/>
          <w:rPrChange w:id="122" w:author="김한진" w:date="2026-01-25T21:24:00Z" w16du:dateUtc="2026-01-25T12:24:00Z">
            <w:rPr>
              <w:ins w:id="123" w:author="김한진" w:date="2026-01-25T21:23:00Z" w16du:dateUtc="2026-01-25T12:23:00Z"/>
              <w:rFonts w:ascii="Times New Roman" w:hAnsi="Times New Roman" w:cs="Times New Roman"/>
              <w:b/>
              <w:bCs/>
              <w:sz w:val="28"/>
              <w:szCs w:val="21"/>
            </w:rPr>
          </w:rPrChange>
        </w:rPr>
      </w:pPr>
      <w:ins w:id="124" w:author="김한진" w:date="2026-01-25T21:23:00Z" w16du:dateUtc="2026-01-25T12:23:00Z">
        <w:r w:rsidRPr="008A0648">
          <w:rPr>
            <w:rFonts w:ascii="Times New Roman" w:hAnsi="Times New Roman" w:cs="Times New Roman"/>
            <w:sz w:val="24"/>
            <w:rPrChange w:id="125" w:author="김한진" w:date="2026-01-25T21:24:00Z" w16du:dateUtc="2026-01-25T12:24:00Z">
              <w:rPr>
                <w:rFonts w:ascii="Times New Roman" w:hAnsi="Times New Roman" w:cs="Times New Roman"/>
                <w:b/>
                <w:bCs/>
                <w:sz w:val="28"/>
                <w:szCs w:val="21"/>
              </w:rPr>
            </w:rPrChange>
          </w:rPr>
          <w:t>-</w:t>
        </w:r>
      </w:ins>
    </w:p>
    <w:p w14:paraId="03AFFA77" w14:textId="77777777" w:rsidR="008A0648" w:rsidRDefault="008A0648" w:rsidP="008A0648">
      <w:pPr>
        <w:wordWrap/>
        <w:spacing w:line="360" w:lineRule="auto"/>
        <w:rPr>
          <w:ins w:id="126" w:author="김한진" w:date="2026-01-25T21:16:00Z" w16du:dateUtc="2026-01-25T12:16:00Z"/>
          <w:rFonts w:ascii="Times New Roman" w:hAnsi="Times New Roman" w:cs="Times New Roman"/>
          <w:sz w:val="24"/>
        </w:rPr>
      </w:pPr>
    </w:p>
    <w:p w14:paraId="5FD9F6D5" w14:textId="77777777" w:rsidR="008A0648" w:rsidRDefault="008A0648" w:rsidP="008A0648">
      <w:pPr>
        <w:wordWrap/>
        <w:spacing w:line="360" w:lineRule="auto"/>
        <w:rPr>
          <w:ins w:id="127" w:author="김한진" w:date="2026-01-25T21:16:00Z" w16du:dateUtc="2026-01-25T12:16:00Z"/>
          <w:rFonts w:ascii="Times New Roman" w:hAnsi="Times New Roman" w:cs="Times New Roman"/>
          <w:b/>
          <w:bCs/>
          <w:sz w:val="28"/>
          <w:szCs w:val="21"/>
        </w:rPr>
      </w:pPr>
      <w:ins w:id="128" w:author="김한진" w:date="2026-01-25T21:16:00Z" w16du:dateUtc="2026-01-25T12:16:00Z">
        <w:r w:rsidRPr="004E3337">
          <w:rPr>
            <w:rFonts w:ascii="Times New Roman" w:hAnsi="Times New Roman" w:cs="Times New Roman"/>
            <w:b/>
            <w:bCs/>
            <w:sz w:val="28"/>
            <w:szCs w:val="21"/>
          </w:rPr>
          <w:t>Disclosure statement</w:t>
        </w:r>
      </w:ins>
    </w:p>
    <w:p w14:paraId="47DF2AEF" w14:textId="77777777" w:rsidR="008A0648" w:rsidRPr="00D5376B" w:rsidRDefault="008A0648" w:rsidP="008A0648">
      <w:pPr>
        <w:wordWrap/>
        <w:spacing w:line="360" w:lineRule="auto"/>
        <w:rPr>
          <w:ins w:id="129" w:author="김한진" w:date="2026-01-25T21:16:00Z" w16du:dateUtc="2026-01-25T12:16:00Z"/>
          <w:rFonts w:ascii="Times New Roman" w:hAnsi="Times New Roman" w:cs="Times New Roman"/>
          <w:sz w:val="24"/>
        </w:rPr>
      </w:pPr>
      <w:ins w:id="130" w:author="김한진" w:date="2026-01-25T21:16:00Z" w16du:dateUtc="2026-01-25T12:16:00Z">
        <w:r>
          <w:rPr>
            <w:rFonts w:ascii="Times New Roman" w:hAnsi="Times New Roman" w:cs="Times New Roman"/>
            <w:color w:val="000000"/>
            <w:sz w:val="24"/>
            <w:szCs w:val="24"/>
            <w:shd w:val="clear" w:color="auto" w:fill="FFFFFF"/>
          </w:rPr>
          <w:t>The authors declare that they have no competing interests.</w:t>
        </w:r>
      </w:ins>
    </w:p>
    <w:p w14:paraId="78DF83B2" w14:textId="77777777" w:rsidR="008A0648" w:rsidRDefault="008A0648" w:rsidP="004E3337">
      <w:pPr>
        <w:wordWrap/>
        <w:spacing w:line="360" w:lineRule="auto"/>
        <w:jc w:val="left"/>
        <w:rPr>
          <w:ins w:id="131" w:author="김한진" w:date="2026-01-25T21:17:00Z" w16du:dateUtc="2026-01-25T12:17:00Z"/>
          <w:rFonts w:ascii="Times New Roman" w:hAnsi="Times New Roman" w:cs="Times New Roman"/>
          <w:sz w:val="24"/>
        </w:rPr>
      </w:pPr>
    </w:p>
    <w:p w14:paraId="480132C1" w14:textId="303758DC" w:rsidR="008A0648" w:rsidRDefault="008A0648" w:rsidP="004E3337">
      <w:pPr>
        <w:wordWrap/>
        <w:spacing w:line="360" w:lineRule="auto"/>
        <w:jc w:val="left"/>
        <w:rPr>
          <w:ins w:id="132" w:author="김한진" w:date="2026-01-25T21:17:00Z" w16du:dateUtc="2026-01-25T12:17:00Z"/>
          <w:rFonts w:ascii="Times New Roman" w:hAnsi="Times New Roman" w:cs="Times New Roman"/>
          <w:b/>
          <w:bCs/>
          <w:sz w:val="28"/>
          <w:szCs w:val="21"/>
        </w:rPr>
      </w:pPr>
      <w:ins w:id="133" w:author="김한진" w:date="2026-01-25T21:17:00Z" w16du:dateUtc="2026-01-25T12:17:00Z">
        <w:r w:rsidRPr="008A0648">
          <w:rPr>
            <w:rFonts w:ascii="Times New Roman" w:hAnsi="Times New Roman" w:cs="Times New Roman"/>
            <w:b/>
            <w:bCs/>
            <w:sz w:val="28"/>
            <w:szCs w:val="21"/>
          </w:rPr>
          <w:t>Data availability statement</w:t>
        </w:r>
      </w:ins>
    </w:p>
    <w:p w14:paraId="215B1CA3" w14:textId="1D3A2F47" w:rsidR="008A0648" w:rsidRDefault="008A0648" w:rsidP="004E3337">
      <w:pPr>
        <w:wordWrap/>
        <w:spacing w:line="360" w:lineRule="auto"/>
        <w:jc w:val="left"/>
        <w:rPr>
          <w:ins w:id="134" w:author="김한진" w:date="2026-01-25T21:18:00Z" w16du:dateUtc="2026-01-25T12:18:00Z"/>
          <w:rFonts w:ascii="Times New Roman" w:hAnsi="Times New Roman" w:cs="Times New Roman"/>
          <w:sz w:val="24"/>
        </w:rPr>
      </w:pPr>
      <w:ins w:id="135" w:author="김한진" w:date="2026-01-25T21:18:00Z" w16du:dateUtc="2026-01-25T12:18:00Z">
        <w:r w:rsidRPr="008A0648">
          <w:rPr>
            <w:rFonts w:ascii="Times New Roman" w:hAnsi="Times New Roman" w:cs="Times New Roman"/>
            <w:sz w:val="24"/>
          </w:rPr>
          <w:t>The authors confirm that the data supporting the findings of this study are available in the article and its supplementary materials. All scripts for data preprocessing, model training, and evaluation are available at https://github.com/CSB-hub/DRBP. Trained model weights are provided in the repository. The repository includes detailed instructions for reproducing the analyses reported in this study.</w:t>
        </w:r>
      </w:ins>
    </w:p>
    <w:p w14:paraId="6DCB67DB" w14:textId="77777777" w:rsidR="008A0648" w:rsidRDefault="008A0648" w:rsidP="004E3337">
      <w:pPr>
        <w:wordWrap/>
        <w:spacing w:line="360" w:lineRule="auto"/>
        <w:jc w:val="left"/>
        <w:rPr>
          <w:ins w:id="136" w:author="김한진" w:date="2026-01-25T21:20:00Z" w16du:dateUtc="2026-01-25T12:20:00Z"/>
          <w:rFonts w:ascii="Times New Roman" w:hAnsi="Times New Roman" w:cs="Times New Roman"/>
          <w:sz w:val="24"/>
        </w:rPr>
      </w:pPr>
    </w:p>
    <w:p w14:paraId="0F51BAE8" w14:textId="77777777" w:rsidR="008A0648" w:rsidRDefault="008A0648" w:rsidP="008A0648">
      <w:pPr>
        <w:wordWrap/>
        <w:spacing w:line="360" w:lineRule="auto"/>
        <w:rPr>
          <w:ins w:id="137" w:author="김한진" w:date="2026-01-25T21:20:00Z" w16du:dateUtc="2026-01-25T12:20:00Z"/>
          <w:rFonts w:ascii="Times New Roman" w:hAnsi="Times New Roman" w:cs="Times New Roman"/>
          <w:b/>
          <w:bCs/>
          <w:sz w:val="28"/>
          <w:szCs w:val="21"/>
        </w:rPr>
      </w:pPr>
      <w:ins w:id="138" w:author="김한진" w:date="2026-01-25T21:20:00Z" w16du:dateUtc="2026-01-25T12:20:00Z">
        <w:r w:rsidRPr="004E3337">
          <w:rPr>
            <w:rFonts w:ascii="Times New Roman" w:hAnsi="Times New Roman" w:cs="Times New Roman"/>
            <w:b/>
            <w:bCs/>
            <w:sz w:val="28"/>
            <w:szCs w:val="21"/>
          </w:rPr>
          <w:t>Supplementary material</w:t>
        </w:r>
      </w:ins>
    </w:p>
    <w:p w14:paraId="1C80FF01" w14:textId="31BFEF6A" w:rsidR="008A0648" w:rsidRDefault="008A0648" w:rsidP="008A0648">
      <w:pPr>
        <w:wordWrap/>
        <w:spacing w:line="360" w:lineRule="auto"/>
        <w:jc w:val="left"/>
        <w:rPr>
          <w:ins w:id="139" w:author="김한진" w:date="2026-01-25T21:20:00Z" w16du:dateUtc="2026-01-25T12:20:00Z"/>
          <w:rFonts w:ascii="Times New Roman" w:hAnsi="Times New Roman" w:cs="Times New Roman"/>
          <w:sz w:val="24"/>
        </w:rPr>
      </w:pPr>
      <w:ins w:id="140" w:author="김한진" w:date="2026-01-25T21:20:00Z" w16du:dateUtc="2026-01-25T12:20:00Z">
        <w:r w:rsidRPr="004E3337">
          <w:rPr>
            <w:rFonts w:ascii="Times New Roman" w:hAnsi="Times New Roman" w:cs="Times New Roman"/>
            <w:sz w:val="24"/>
          </w:rPr>
          <w:t xml:space="preserve">Supplemental data for this article can be accessed online at </w:t>
        </w:r>
        <w:r>
          <w:rPr>
            <w:rFonts w:ascii="Times New Roman" w:hAnsi="Times New Roman" w:cs="Times New Roman"/>
            <w:sz w:val="24"/>
          </w:rPr>
          <w:fldChar w:fldCharType="begin"/>
        </w:r>
        <w:r>
          <w:rPr>
            <w:rFonts w:ascii="Times New Roman" w:hAnsi="Times New Roman" w:cs="Times New Roman"/>
            <w:sz w:val="24"/>
          </w:rPr>
          <w:instrText>HYPERLINK "</w:instrText>
        </w:r>
        <w:r w:rsidRPr="007B084F">
          <w:rPr>
            <w:rFonts w:ascii="Times New Roman" w:hAnsi="Times New Roman" w:cs="Times New Roman"/>
            <w:sz w:val="24"/>
          </w:rPr>
          <w:instrText>https://doi.org/</w:instrText>
        </w:r>
        <w:r>
          <w:rPr>
            <w:rFonts w:ascii="Times New Roman" w:hAnsi="Times New Roman" w:cs="Times New Roman"/>
            <w:sz w:val="24"/>
          </w:rPr>
          <w:instrText>-"</w:instrText>
        </w:r>
        <w:r>
          <w:rPr>
            <w:rFonts w:ascii="Times New Roman" w:hAnsi="Times New Roman" w:cs="Times New Roman"/>
            <w:sz w:val="24"/>
          </w:rPr>
        </w:r>
        <w:r>
          <w:rPr>
            <w:rFonts w:ascii="Times New Roman" w:hAnsi="Times New Roman" w:cs="Times New Roman"/>
            <w:sz w:val="24"/>
          </w:rPr>
          <w:fldChar w:fldCharType="separate"/>
        </w:r>
        <w:r w:rsidRPr="00130E73">
          <w:rPr>
            <w:rStyle w:val="a3"/>
            <w:rFonts w:ascii="Times New Roman" w:hAnsi="Times New Roman" w:cs="Times New Roman"/>
            <w:sz w:val="24"/>
          </w:rPr>
          <w:t>https://doi.org/-</w:t>
        </w:r>
        <w:r>
          <w:rPr>
            <w:rFonts w:ascii="Times New Roman" w:hAnsi="Times New Roman" w:cs="Times New Roman"/>
            <w:sz w:val="24"/>
          </w:rPr>
          <w:fldChar w:fldCharType="end"/>
        </w:r>
      </w:ins>
    </w:p>
    <w:p w14:paraId="7BA336BE" w14:textId="77777777" w:rsidR="008A0648" w:rsidRPr="008A0648" w:rsidRDefault="008A0648">
      <w:pPr>
        <w:wordWrap/>
        <w:spacing w:line="360" w:lineRule="auto"/>
        <w:jc w:val="left"/>
        <w:rPr>
          <w:ins w:id="141" w:author="김한진" w:date="2026-01-25T21:14:00Z" w16du:dateUtc="2026-01-25T12:14:00Z"/>
          <w:rFonts w:ascii="Times New Roman" w:hAnsi="Times New Roman" w:cs="Times New Roman"/>
          <w:sz w:val="24"/>
          <w:rPrChange w:id="142" w:author="김한진" w:date="2026-01-25T21:21:00Z" w16du:dateUtc="2026-01-25T12:21:00Z">
            <w:rPr>
              <w:ins w:id="143" w:author="김한진" w:date="2026-01-25T21:14:00Z" w16du:dateUtc="2026-01-25T12:14:00Z"/>
              <w:rFonts w:ascii="Times New Roman" w:hAnsi="Times New Roman" w:cs="Times New Roman"/>
              <w:b/>
              <w:bCs/>
              <w:sz w:val="28"/>
              <w:szCs w:val="21"/>
            </w:rPr>
          </w:rPrChange>
        </w:rPr>
        <w:pPrChange w:id="144" w:author="김한진" w:date="2026-01-25T21:14:00Z" w16du:dateUtc="2026-01-25T12:14:00Z">
          <w:pPr>
            <w:wordWrap/>
            <w:spacing w:line="360" w:lineRule="auto"/>
          </w:pPr>
        </w:pPrChange>
      </w:pPr>
    </w:p>
    <w:p w14:paraId="0C18BE2A" w14:textId="74AA8892" w:rsidR="008A0648" w:rsidRDefault="004E3337" w:rsidP="00D1497D">
      <w:pPr>
        <w:wordWrap/>
        <w:spacing w:line="360" w:lineRule="auto"/>
        <w:rPr>
          <w:ins w:id="145" w:author="김한진" w:date="2026-01-25T21:11:00Z" w16du:dateUtc="2026-01-25T12:11:00Z"/>
          <w:rFonts w:ascii="Times New Roman" w:hAnsi="Times New Roman" w:cs="Times New Roman"/>
          <w:b/>
          <w:bCs/>
          <w:sz w:val="28"/>
          <w:szCs w:val="21"/>
        </w:rPr>
      </w:pPr>
      <w:ins w:id="146" w:author="김한진" w:date="2026-01-25T21:11:00Z" w16du:dateUtc="2026-01-25T12:11:00Z">
        <w:r w:rsidRPr="004E3337">
          <w:rPr>
            <w:rFonts w:ascii="Times New Roman" w:hAnsi="Times New Roman" w:cs="Times New Roman"/>
            <w:b/>
            <w:bCs/>
            <w:sz w:val="28"/>
            <w:szCs w:val="21"/>
          </w:rPr>
          <w:t>Additional information</w:t>
        </w:r>
      </w:ins>
      <w:ins w:id="147" w:author="김한진" w:date="2026-01-25T21:13:00Z" w16du:dateUtc="2026-01-25T12:13:00Z">
        <w:r>
          <w:rPr>
            <w:rFonts w:ascii="Times New Roman" w:hAnsi="Times New Roman" w:cs="Times New Roman" w:hint="eastAsia"/>
            <w:b/>
            <w:bCs/>
            <w:sz w:val="28"/>
            <w:szCs w:val="21"/>
          </w:rPr>
          <w:t xml:space="preserve"> </w:t>
        </w:r>
      </w:ins>
    </w:p>
    <w:p w14:paraId="37F3582F" w14:textId="77777777" w:rsidR="004E3337" w:rsidRDefault="004E3337" w:rsidP="004E3337">
      <w:pPr>
        <w:wordWrap/>
        <w:spacing w:line="360" w:lineRule="auto"/>
        <w:rPr>
          <w:ins w:id="148" w:author="김한진" w:date="2026-01-25T21:11:00Z" w16du:dateUtc="2026-01-25T12:11:00Z"/>
          <w:rFonts w:ascii="Times New Roman" w:hAnsi="Times New Roman" w:cs="Times New Roman"/>
          <w:b/>
          <w:bCs/>
          <w:sz w:val="28"/>
          <w:szCs w:val="21"/>
        </w:rPr>
      </w:pPr>
      <w:ins w:id="149" w:author="김한진" w:date="2026-01-25T21:11:00Z" w16du:dateUtc="2026-01-25T12:11:00Z">
        <w:r w:rsidRPr="00382ADC">
          <w:rPr>
            <w:rFonts w:ascii="Times New Roman" w:hAnsi="Times New Roman" w:cs="Times New Roman"/>
            <w:b/>
            <w:bCs/>
            <w:sz w:val="28"/>
            <w:szCs w:val="21"/>
          </w:rPr>
          <w:t>Funding</w:t>
        </w:r>
      </w:ins>
    </w:p>
    <w:p w14:paraId="0D8AD4AD" w14:textId="77777777" w:rsidR="004E3337" w:rsidRDefault="004E3337" w:rsidP="004E3337">
      <w:pPr>
        <w:wordWrap/>
        <w:spacing w:line="360" w:lineRule="auto"/>
        <w:rPr>
          <w:ins w:id="150" w:author="김한진" w:date="2026-01-25T21:11:00Z" w16du:dateUtc="2026-01-25T12:11:00Z"/>
          <w:rFonts w:ascii="Times New Roman" w:hAnsi="Times New Roman" w:cs="Times New Roman"/>
          <w:color w:val="000000"/>
          <w:sz w:val="24"/>
          <w:szCs w:val="24"/>
          <w:shd w:val="clear" w:color="auto" w:fill="FFFFFF"/>
        </w:rPr>
      </w:pPr>
      <w:commentRangeStart w:id="151"/>
      <w:ins w:id="152" w:author="김한진" w:date="2026-01-25T21:11:00Z" w16du:dateUtc="2026-01-25T12:11:00Z">
        <w:r w:rsidRPr="00C02338">
          <w:rPr>
            <w:rFonts w:ascii="Times New Roman" w:hAnsi="Times New Roman" w:cs="Times New Roman"/>
            <w:color w:val="000000"/>
            <w:sz w:val="24"/>
            <w:szCs w:val="24"/>
            <w:shd w:val="clear" w:color="auto" w:fill="FFFFFF"/>
          </w:rPr>
          <w:t>This work was supported by research grants from the Basic Science Research Program through the National Research Foundation of Korea (NRF) funded by the Ministry of Education (NRF-2022R1A2C1010731 to C.P.) and the Korea Environment Industry &amp; Technology Institute (KEITI) grants (NO. 2022002960005 to EMK) through the Environment Health Action Program, funded by the Korea Ministry of Environment (MOE).</w:t>
        </w:r>
      </w:ins>
      <w:commentRangeEnd w:id="151"/>
      <w:ins w:id="153" w:author="김한진" w:date="2026-01-25T21:12:00Z" w16du:dateUtc="2026-01-25T12:12:00Z">
        <w:r>
          <w:rPr>
            <w:rStyle w:val="a8"/>
            <w:rFonts w:ascii="Times New Roman" w:hAnsi="Times New Roman" w:cs="Times New Roman"/>
            <w:color w:val="000000"/>
            <w:sz w:val="24"/>
            <w:szCs w:val="24"/>
            <w:shd w:val="clear" w:color="auto" w:fill="FFFFFF"/>
          </w:rPr>
          <w:commentReference w:id="151"/>
        </w:r>
      </w:ins>
    </w:p>
    <w:p w14:paraId="6CA91CAA" w14:textId="77777777" w:rsidR="004E3337" w:rsidRDefault="004E3337" w:rsidP="00D1497D">
      <w:pPr>
        <w:wordWrap/>
        <w:spacing w:line="360" w:lineRule="auto"/>
        <w:rPr>
          <w:ins w:id="154" w:author="김한진" w:date="2026-01-25T21:11:00Z" w16du:dateUtc="2026-01-25T12:11:00Z"/>
          <w:rFonts w:ascii="Times New Roman" w:hAnsi="Times New Roman" w:cs="Times New Roman"/>
          <w:b/>
          <w:bCs/>
          <w:sz w:val="28"/>
          <w:szCs w:val="21"/>
        </w:rPr>
      </w:pPr>
    </w:p>
    <w:p w14:paraId="32CB5912" w14:textId="733F92DA" w:rsidR="00D1497D" w:rsidDel="004E3337" w:rsidRDefault="00D1497D" w:rsidP="00D1497D">
      <w:pPr>
        <w:wordWrap/>
        <w:spacing w:line="360" w:lineRule="auto"/>
        <w:rPr>
          <w:del w:id="155" w:author="김한진" w:date="2026-01-25T21:12:00Z" w16du:dateUtc="2026-01-25T12:12:00Z"/>
          <w:rFonts w:ascii="Times New Roman" w:hAnsi="Times New Roman" w:cs="Times New Roman"/>
          <w:b/>
          <w:bCs/>
          <w:sz w:val="28"/>
          <w:szCs w:val="21"/>
        </w:rPr>
      </w:pPr>
      <w:del w:id="156" w:author="김한진" w:date="2026-01-25T21:12:00Z" w16du:dateUtc="2026-01-25T12:12:00Z">
        <w:r w:rsidDel="004E3337">
          <w:rPr>
            <w:rFonts w:ascii="Times New Roman" w:hAnsi="Times New Roman" w:cs="Times New Roman"/>
            <w:b/>
            <w:bCs/>
            <w:sz w:val="28"/>
            <w:szCs w:val="21"/>
          </w:rPr>
          <w:delText>Competing interests</w:delText>
        </w:r>
      </w:del>
    </w:p>
    <w:p w14:paraId="201A174F" w14:textId="07003185" w:rsidR="00D1497D" w:rsidRPr="00D5376B" w:rsidDel="004E3337" w:rsidRDefault="00D1497D" w:rsidP="00C67CA3">
      <w:pPr>
        <w:wordWrap/>
        <w:spacing w:line="360" w:lineRule="auto"/>
        <w:rPr>
          <w:del w:id="157" w:author="김한진" w:date="2026-01-25T21:12:00Z" w16du:dateUtc="2026-01-25T12:12:00Z"/>
          <w:rFonts w:ascii="Times New Roman" w:hAnsi="Times New Roman" w:cs="Times New Roman"/>
          <w:sz w:val="24"/>
        </w:rPr>
      </w:pPr>
      <w:del w:id="158" w:author="김한진" w:date="2026-01-25T21:12:00Z" w16du:dateUtc="2026-01-25T12:12:00Z">
        <w:r w:rsidDel="004E3337">
          <w:rPr>
            <w:rFonts w:ascii="Times New Roman" w:hAnsi="Times New Roman" w:cs="Times New Roman"/>
            <w:color w:val="000000"/>
            <w:sz w:val="24"/>
            <w:szCs w:val="24"/>
            <w:shd w:val="clear" w:color="auto" w:fill="FFFFFF"/>
          </w:rPr>
          <w:delText xml:space="preserve">The authors declare that they have no competing </w:delText>
        </w:r>
        <w:r w:rsidR="00D5376B" w:rsidDel="004E3337">
          <w:rPr>
            <w:rFonts w:ascii="Times New Roman" w:hAnsi="Times New Roman" w:cs="Times New Roman"/>
            <w:color w:val="000000"/>
            <w:sz w:val="24"/>
            <w:szCs w:val="24"/>
            <w:shd w:val="clear" w:color="auto" w:fill="FFFFFF"/>
          </w:rPr>
          <w:delText>interests</w:delText>
        </w:r>
        <w:r w:rsidDel="004E3337">
          <w:rPr>
            <w:rFonts w:ascii="Times New Roman" w:hAnsi="Times New Roman" w:cs="Times New Roman"/>
            <w:color w:val="000000"/>
            <w:sz w:val="24"/>
            <w:szCs w:val="24"/>
            <w:shd w:val="clear" w:color="auto" w:fill="FFFFFF"/>
          </w:rPr>
          <w:delText>.</w:delText>
        </w:r>
      </w:del>
    </w:p>
    <w:p w14:paraId="55056084" w14:textId="2AB01021" w:rsidR="007E3562" w:rsidDel="00797B7B" w:rsidRDefault="007E3562" w:rsidP="00C67CA3">
      <w:pPr>
        <w:wordWrap/>
        <w:spacing w:line="360" w:lineRule="auto"/>
        <w:rPr>
          <w:del w:id="159" w:author="김한진 [2]" w:date="2026-01-22T16:40:00Z" w16du:dateUtc="2026-01-22T07:40:00Z"/>
          <w:rFonts w:ascii="Times New Roman" w:hAnsi="Times New Roman" w:cs="Times New Roman"/>
          <w:sz w:val="24"/>
        </w:rPr>
      </w:pPr>
      <w:r>
        <w:rPr>
          <w:rFonts w:ascii="Times New Roman" w:hAnsi="Times New Roman" w:cs="Times New Roman"/>
          <w:sz w:val="24"/>
        </w:rPr>
        <w:br w:type="page"/>
      </w:r>
    </w:p>
    <w:p w14:paraId="3F679682" w14:textId="3240D224" w:rsidR="007E3562" w:rsidRPr="00C67CA3" w:rsidDel="00797B7B" w:rsidRDefault="007E3562" w:rsidP="00C67CA3">
      <w:pPr>
        <w:wordWrap/>
        <w:spacing w:line="360" w:lineRule="auto"/>
        <w:rPr>
          <w:del w:id="160" w:author="김한진 [2]" w:date="2026-01-22T16:40:00Z" w16du:dateUtc="2026-01-22T07:40:00Z"/>
          <w:rFonts w:ascii="Times New Roman" w:hAnsi="Times New Roman" w:cs="Times New Roman"/>
          <w:b/>
          <w:bCs/>
          <w:sz w:val="28"/>
          <w:szCs w:val="21"/>
        </w:rPr>
      </w:pPr>
      <w:del w:id="161" w:author="김한진 [2]" w:date="2026-01-22T16:40:00Z" w16du:dateUtc="2026-01-22T07:40:00Z">
        <w:r w:rsidRPr="00C67CA3" w:rsidDel="00797B7B">
          <w:rPr>
            <w:rFonts w:ascii="Times New Roman" w:hAnsi="Times New Roman" w:cs="Times New Roman"/>
            <w:b/>
            <w:bCs/>
            <w:sz w:val="28"/>
            <w:szCs w:val="21"/>
          </w:rPr>
          <w:delText>References</w:delText>
        </w:r>
      </w:del>
    </w:p>
    <w:customXmlDelRangeStart w:id="162" w:author="김한진 [2]" w:date="2026-01-22T16:40:00Z"/>
    <w:sdt>
      <w:sdtPr>
        <w:rPr>
          <w:rFonts w:ascii="Times New Roman" w:hAnsi="Times New Roman" w:cs="Times New Roman"/>
          <w:sz w:val="36"/>
          <w:szCs w:val="24"/>
        </w:rPr>
        <w:tag w:val="MENDELEY_BIBLIOGRAPHY"/>
        <w:id w:val="-468361161"/>
        <w:placeholder>
          <w:docPart w:val="DefaultPlaceholder_-1854013440"/>
        </w:placeholder>
      </w:sdtPr>
      <w:sdtContent>
        <w:customXmlDelRangeEnd w:id="162"/>
        <w:p w14:paraId="447FEBDC" w14:textId="243BD129" w:rsidR="00AF37CA" w:rsidRPr="00C67CA3" w:rsidDel="00874B1E" w:rsidRDefault="00AF37CA" w:rsidP="00797B7B">
          <w:pPr>
            <w:widowControl/>
            <w:wordWrap/>
            <w:autoSpaceDE/>
            <w:autoSpaceDN/>
            <w:spacing w:line="360" w:lineRule="auto"/>
            <w:divId w:val="1049763594"/>
            <w:rPr>
              <w:del w:id="163" w:author="김한진 [2]" w:date="2026-01-22T14:59:00Z" w16du:dateUtc="2026-01-22T05:59:00Z"/>
              <w:rFonts w:ascii="Times New Roman" w:hAnsi="Times New Roman" w:cs="Times New Roman"/>
              <w:kern w:val="0"/>
              <w:sz w:val="24"/>
              <w:szCs w:val="36"/>
            </w:rPr>
          </w:pPr>
          <w:del w:id="164" w:author="김한진 [2]" w:date="2026-01-22T14:59:00Z" w16du:dateUtc="2026-01-22T05:59:00Z">
            <w:r w:rsidRPr="00C67CA3" w:rsidDel="00874B1E">
              <w:rPr>
                <w:rFonts w:ascii="Times New Roman" w:hAnsi="Times New Roman" w:cs="Times New Roman"/>
                <w:sz w:val="24"/>
                <w:szCs w:val="24"/>
              </w:rPr>
              <w:delText>1. Bartas M, Červeň J, Guziurová S, Slychko K, Pečinka P. Amino acid composition in various types of nucleic acid-binding proteins. International Journal of Molecular Sciences. 2021;22:1–12.</w:delText>
            </w:r>
          </w:del>
        </w:p>
        <w:p w14:paraId="7A882B4A" w14:textId="14DD336A" w:rsidR="00AF37CA" w:rsidRPr="00C67CA3" w:rsidDel="00874B1E" w:rsidRDefault="00AF37CA">
          <w:pPr>
            <w:widowControl/>
            <w:wordWrap/>
            <w:autoSpaceDE/>
            <w:autoSpaceDN/>
            <w:spacing w:line="360" w:lineRule="auto"/>
            <w:divId w:val="1049763594"/>
            <w:rPr>
              <w:del w:id="165" w:author="김한진 [2]" w:date="2026-01-22T14:59:00Z" w16du:dateUtc="2026-01-22T05:59:00Z"/>
              <w:rFonts w:ascii="Times New Roman" w:hAnsi="Times New Roman" w:cs="Times New Roman"/>
              <w:sz w:val="24"/>
              <w:szCs w:val="24"/>
            </w:rPr>
            <w:pPrChange w:id="166" w:author="김한진 [2]" w:date="2026-01-22T14:59:00Z" w16du:dateUtc="2026-01-22T05:59:00Z">
              <w:pPr>
                <w:spacing w:line="360" w:lineRule="auto"/>
                <w:divId w:val="1049763594"/>
              </w:pPr>
            </w:pPrChange>
          </w:pPr>
          <w:del w:id="167" w:author="김한진 [2]" w:date="2026-01-22T14:59:00Z" w16du:dateUtc="2026-01-22T05:59:00Z">
            <w:r w:rsidRPr="00C67CA3" w:rsidDel="00874B1E">
              <w:rPr>
                <w:rFonts w:ascii="Times New Roman" w:hAnsi="Times New Roman" w:cs="Times New Roman"/>
                <w:sz w:val="24"/>
                <w:szCs w:val="24"/>
              </w:rPr>
              <w:delText>2. Oliveira C, Faoro H, Alves LR, Goldenberg S. RNA-binding proteins and their role in the regulation of gene expression in trypanosoma cruzi and saccharomyces cerevisiae. Genetics and Molecular Biology. 2017;40:22–30.</w:delText>
            </w:r>
          </w:del>
        </w:p>
        <w:p w14:paraId="54F1A3F4" w14:textId="6F57691B" w:rsidR="00AF37CA" w:rsidRPr="00C67CA3" w:rsidDel="00874B1E" w:rsidRDefault="00AF37CA">
          <w:pPr>
            <w:widowControl/>
            <w:wordWrap/>
            <w:autoSpaceDE/>
            <w:autoSpaceDN/>
            <w:spacing w:line="360" w:lineRule="auto"/>
            <w:divId w:val="1049763594"/>
            <w:rPr>
              <w:del w:id="168" w:author="김한진 [2]" w:date="2026-01-22T14:59:00Z" w16du:dateUtc="2026-01-22T05:59:00Z"/>
              <w:rFonts w:ascii="Times New Roman" w:hAnsi="Times New Roman" w:cs="Times New Roman"/>
              <w:sz w:val="24"/>
              <w:szCs w:val="24"/>
            </w:rPr>
            <w:pPrChange w:id="169" w:author="김한진 [2]" w:date="2026-01-22T14:59:00Z" w16du:dateUtc="2026-01-22T05:59:00Z">
              <w:pPr>
                <w:spacing w:line="360" w:lineRule="auto"/>
                <w:divId w:val="1049763594"/>
              </w:pPr>
            </w:pPrChange>
          </w:pPr>
          <w:del w:id="170" w:author="김한진 [2]" w:date="2026-01-22T14:59:00Z" w16du:dateUtc="2026-01-22T05:59:00Z">
            <w:r w:rsidRPr="00C67CA3" w:rsidDel="00874B1E">
              <w:rPr>
                <w:rFonts w:ascii="Times New Roman" w:hAnsi="Times New Roman" w:cs="Times New Roman"/>
                <w:sz w:val="24"/>
                <w:szCs w:val="24"/>
              </w:rPr>
              <w:delText>3. Ray D, Kazan H, Cook KB, Weirauch MT, Najafabadi HS, Li X, et al. A compendium of RNA-binding motifs for decoding gene regulation. Nature. 2013;499:172–7.</w:delText>
            </w:r>
          </w:del>
        </w:p>
        <w:p w14:paraId="552B9B09" w14:textId="40899027" w:rsidR="00AF37CA" w:rsidRPr="00C67CA3" w:rsidDel="00874B1E" w:rsidRDefault="00AF37CA">
          <w:pPr>
            <w:widowControl/>
            <w:wordWrap/>
            <w:autoSpaceDE/>
            <w:autoSpaceDN/>
            <w:spacing w:line="360" w:lineRule="auto"/>
            <w:divId w:val="1049763594"/>
            <w:rPr>
              <w:del w:id="171" w:author="김한진 [2]" w:date="2026-01-22T14:59:00Z" w16du:dateUtc="2026-01-22T05:59:00Z"/>
              <w:rFonts w:ascii="Times New Roman" w:hAnsi="Times New Roman" w:cs="Times New Roman"/>
              <w:sz w:val="24"/>
              <w:szCs w:val="24"/>
            </w:rPr>
            <w:pPrChange w:id="172" w:author="김한진 [2]" w:date="2026-01-22T14:59:00Z" w16du:dateUtc="2026-01-22T05:59:00Z">
              <w:pPr>
                <w:spacing w:line="360" w:lineRule="auto"/>
                <w:divId w:val="1049763594"/>
              </w:pPr>
            </w:pPrChange>
          </w:pPr>
          <w:del w:id="173" w:author="김한진 [2]" w:date="2026-01-22T14:59:00Z" w16du:dateUtc="2026-01-22T05:59:00Z">
            <w:r w:rsidRPr="00C67CA3" w:rsidDel="00874B1E">
              <w:rPr>
                <w:rFonts w:ascii="Times New Roman" w:hAnsi="Times New Roman" w:cs="Times New Roman"/>
                <w:sz w:val="24"/>
                <w:szCs w:val="24"/>
              </w:rPr>
              <w:delText>4. Turner M, DÍaz-Muñoz MD. RNA-binding proteins control gene expression and cell fate in the immune system review-article. Nature Immunology. 2018;19:120–9.</w:delText>
            </w:r>
          </w:del>
        </w:p>
        <w:p w14:paraId="04E7887B" w14:textId="0F44E96D" w:rsidR="00AF37CA" w:rsidRPr="00C67CA3" w:rsidDel="009A7E67" w:rsidRDefault="00AF37CA">
          <w:pPr>
            <w:widowControl/>
            <w:wordWrap/>
            <w:autoSpaceDE/>
            <w:autoSpaceDN/>
            <w:spacing w:line="360" w:lineRule="auto"/>
            <w:divId w:val="1049763594"/>
            <w:rPr>
              <w:del w:id="174" w:author="김한진 [2]" w:date="2026-01-22T14:59:00Z" w16du:dateUtc="2026-01-22T05:59:00Z"/>
              <w:rFonts w:ascii="Times New Roman" w:hAnsi="Times New Roman" w:cs="Times New Roman"/>
              <w:sz w:val="24"/>
              <w:szCs w:val="24"/>
            </w:rPr>
            <w:pPrChange w:id="175" w:author="김한진 [2]" w:date="2026-01-22T14:59:00Z" w16du:dateUtc="2026-01-22T05:59:00Z">
              <w:pPr>
                <w:spacing w:line="360" w:lineRule="auto"/>
                <w:divId w:val="1049763594"/>
              </w:pPr>
            </w:pPrChange>
          </w:pPr>
          <w:del w:id="176" w:author="김한진 [2]" w:date="2026-01-22T14:59:00Z" w16du:dateUtc="2026-01-22T05:59:00Z">
            <w:r w:rsidRPr="00C67CA3" w:rsidDel="00874B1E">
              <w:rPr>
                <w:rFonts w:ascii="Times New Roman" w:hAnsi="Times New Roman" w:cs="Times New Roman"/>
                <w:sz w:val="24"/>
                <w:szCs w:val="24"/>
              </w:rPr>
              <w:delText>5. Leung RWT, Jiang X, Chu KH, Qin J. ENPD-A Database of Eukaryotic Nucleic Acid Binding Proteins: Linking Gene Regulations to Proteins. Nucleic Acids Res. 2019;47:D322–9.</w:delText>
            </w:r>
          </w:del>
        </w:p>
        <w:p w14:paraId="416B92DA" w14:textId="470E9B45" w:rsidR="00AF37CA" w:rsidRPr="00C67CA3" w:rsidDel="00454617" w:rsidRDefault="00AF37CA">
          <w:pPr>
            <w:widowControl/>
            <w:wordWrap/>
            <w:autoSpaceDE/>
            <w:autoSpaceDN/>
            <w:spacing w:line="360" w:lineRule="auto"/>
            <w:divId w:val="1329795390"/>
            <w:rPr>
              <w:del w:id="177" w:author="김한진 [2]" w:date="2026-01-22T15:13:00Z" w16du:dateUtc="2026-01-22T06:13:00Z"/>
              <w:rFonts w:ascii="Times New Roman" w:hAnsi="Times New Roman" w:cs="Times New Roman"/>
              <w:sz w:val="24"/>
              <w:szCs w:val="24"/>
            </w:rPr>
            <w:pPrChange w:id="178" w:author="김한진 [2]" w:date="2026-01-22T14:59:00Z" w16du:dateUtc="2026-01-22T05:59:00Z">
              <w:pPr>
                <w:spacing w:line="360" w:lineRule="auto"/>
                <w:divId w:val="1329795390"/>
              </w:pPr>
            </w:pPrChange>
          </w:pPr>
          <w:del w:id="179" w:author="김한진 [2]" w:date="2026-01-22T15:13:00Z" w16du:dateUtc="2026-01-22T06:13:00Z">
            <w:r w:rsidRPr="00C67CA3" w:rsidDel="00454617">
              <w:rPr>
                <w:rFonts w:ascii="Times New Roman" w:hAnsi="Times New Roman" w:cs="Times New Roman"/>
                <w:sz w:val="24"/>
                <w:szCs w:val="24"/>
              </w:rPr>
              <w:delText>6. Cozzolino F, Iacobucci I, Monaco V, Monti M. Protein-DNA/RNA Interactions: An Overview of Investigation Methods in the -Omics Era. Journal of Proteome Research. 2021;20:3018–30.</w:delText>
            </w:r>
          </w:del>
        </w:p>
        <w:p w14:paraId="56ED8990" w14:textId="0BDB944C" w:rsidR="00AF37CA" w:rsidRPr="00C67CA3" w:rsidDel="00454617" w:rsidRDefault="00AF37CA" w:rsidP="00C67CA3">
          <w:pPr>
            <w:spacing w:line="360" w:lineRule="auto"/>
            <w:divId w:val="268124674"/>
            <w:rPr>
              <w:del w:id="180" w:author="김한진 [2]" w:date="2026-01-22T15:13:00Z" w16du:dateUtc="2026-01-22T06:13:00Z"/>
              <w:rFonts w:ascii="Times New Roman" w:hAnsi="Times New Roman" w:cs="Times New Roman"/>
              <w:sz w:val="24"/>
              <w:szCs w:val="24"/>
            </w:rPr>
          </w:pPr>
          <w:del w:id="181" w:author="김한진 [2]" w:date="2026-01-22T15:13:00Z" w16du:dateUtc="2026-01-22T06:13:00Z">
            <w:r w:rsidRPr="00C67CA3" w:rsidDel="00454617">
              <w:rPr>
                <w:rFonts w:ascii="Times New Roman" w:hAnsi="Times New Roman" w:cs="Times New Roman"/>
                <w:sz w:val="24"/>
                <w:szCs w:val="24"/>
              </w:rPr>
              <w:delText xml:space="preserve">7. Moore KS, </w:delText>
            </w:r>
            <w:r w:rsidR="001D0EE9" w:rsidRPr="001D0EE9" w:rsidDel="00454617">
              <w:rPr>
                <w:rFonts w:ascii="Times New Roman" w:hAnsi="Times New Roman" w:cs="Times New Roman"/>
                <w:sz w:val="24"/>
                <w:szCs w:val="24"/>
              </w:rPr>
              <w:delText>‘</w:delText>
            </w:r>
            <w:r w:rsidRPr="00C67CA3" w:rsidDel="00454617">
              <w:rPr>
                <w:rFonts w:ascii="Times New Roman" w:hAnsi="Times New Roman" w:cs="Times New Roman"/>
                <w:sz w:val="24"/>
                <w:szCs w:val="24"/>
              </w:rPr>
              <w:delText>t Hoen PAC. Computational approaches for the analysis of RNA–protein interactions: A primer for biologists. Journal of Biological Chemistry. 2019;294:1–9.</w:delText>
            </w:r>
          </w:del>
        </w:p>
        <w:p w14:paraId="71C34761" w14:textId="5DE2CCCB" w:rsidR="00AF37CA" w:rsidRPr="00C67CA3" w:rsidDel="00454617" w:rsidRDefault="00AF37CA" w:rsidP="00C67CA3">
          <w:pPr>
            <w:spacing w:line="360" w:lineRule="auto"/>
            <w:divId w:val="1816797498"/>
            <w:rPr>
              <w:del w:id="182" w:author="김한진 [2]" w:date="2026-01-22T15:13:00Z" w16du:dateUtc="2026-01-22T06:13:00Z"/>
              <w:rFonts w:ascii="Times New Roman" w:hAnsi="Times New Roman" w:cs="Times New Roman"/>
              <w:sz w:val="24"/>
              <w:szCs w:val="24"/>
            </w:rPr>
          </w:pPr>
          <w:del w:id="183" w:author="김한진 [2]" w:date="2026-01-22T15:13:00Z" w16du:dateUtc="2026-01-22T06:13:00Z">
            <w:r w:rsidRPr="00C67CA3" w:rsidDel="00454617">
              <w:rPr>
                <w:rFonts w:ascii="Times New Roman" w:hAnsi="Times New Roman" w:cs="Times New Roman"/>
                <w:sz w:val="24"/>
                <w:szCs w:val="24"/>
              </w:rPr>
              <w:delText>8. Pan Y, Zhou S, Guan J. Computationally identifying hot spots in protein-DNA binding interfaces using an ensemble approach. BMC Bioinformatics. 2020;21.</w:delText>
            </w:r>
          </w:del>
        </w:p>
        <w:p w14:paraId="6B964DEB" w14:textId="14A31B18" w:rsidR="00AF37CA" w:rsidRPr="00C67CA3" w:rsidDel="00E239A2" w:rsidRDefault="00AF37CA" w:rsidP="00C67CA3">
          <w:pPr>
            <w:spacing w:line="360" w:lineRule="auto"/>
            <w:divId w:val="1243951032"/>
            <w:rPr>
              <w:del w:id="184" w:author="김한진 [2]" w:date="2026-01-22T15:47:00Z" w16du:dateUtc="2026-01-22T06:47:00Z"/>
              <w:rFonts w:ascii="Times New Roman" w:hAnsi="Times New Roman" w:cs="Times New Roman"/>
              <w:sz w:val="24"/>
              <w:szCs w:val="24"/>
            </w:rPr>
          </w:pPr>
          <w:del w:id="185" w:author="김한진 [2]" w:date="2026-01-22T15:47:00Z" w16du:dateUtc="2026-01-22T06:47:00Z">
            <w:r w:rsidRPr="00C67CA3" w:rsidDel="00E239A2">
              <w:rPr>
                <w:rFonts w:ascii="Times New Roman" w:hAnsi="Times New Roman" w:cs="Times New Roman"/>
                <w:sz w:val="24"/>
                <w:szCs w:val="24"/>
              </w:rPr>
              <w:delText>9. Li G, Du X, Li X, Zou L, Zhang G, Wu Z. Prediction of DNA binding proteins using local features and long-term dependencies with primary sequences based on deep learning. PeerJ. 2021;9.</w:delText>
            </w:r>
          </w:del>
        </w:p>
        <w:p w14:paraId="00382FFA" w14:textId="139A7E8A" w:rsidR="00AF37CA" w:rsidRPr="00C67CA3" w:rsidDel="00E239A2" w:rsidRDefault="00AF37CA" w:rsidP="00C67CA3">
          <w:pPr>
            <w:spacing w:line="360" w:lineRule="auto"/>
            <w:divId w:val="855339597"/>
            <w:rPr>
              <w:del w:id="186" w:author="김한진 [2]" w:date="2026-01-22T15:49:00Z" w16du:dateUtc="2026-01-22T06:49:00Z"/>
              <w:rFonts w:ascii="Times New Roman" w:hAnsi="Times New Roman" w:cs="Times New Roman"/>
              <w:sz w:val="24"/>
              <w:szCs w:val="24"/>
            </w:rPr>
          </w:pPr>
          <w:del w:id="187" w:author="김한진 [2]" w:date="2026-01-22T15:49:00Z" w16du:dateUtc="2026-01-22T06:49:00Z">
            <w:r w:rsidRPr="00C67CA3" w:rsidDel="00E239A2">
              <w:rPr>
                <w:rFonts w:ascii="Times New Roman" w:hAnsi="Times New Roman" w:cs="Times New Roman"/>
                <w:sz w:val="24"/>
                <w:szCs w:val="24"/>
              </w:rPr>
              <w:delText>10. Pan X, Fang Y, Li X, Yang Y, Shen H Bin. RBPsuite: RNA-protein binding sites prediction suite based on deep learning. BMC Genomics. 2020;21.</w:delText>
            </w:r>
          </w:del>
        </w:p>
        <w:p w14:paraId="06954A30" w14:textId="0E423363" w:rsidR="00AF37CA" w:rsidRPr="00C67CA3" w:rsidDel="00393D32" w:rsidRDefault="00AF37CA" w:rsidP="00C67CA3">
          <w:pPr>
            <w:spacing w:line="360" w:lineRule="auto"/>
            <w:divId w:val="660890588"/>
            <w:rPr>
              <w:del w:id="188" w:author="김한진 [2]" w:date="2026-01-22T15:49:00Z" w16du:dateUtc="2026-01-22T06:49:00Z"/>
              <w:rFonts w:ascii="Times New Roman" w:hAnsi="Times New Roman" w:cs="Times New Roman"/>
              <w:sz w:val="24"/>
              <w:szCs w:val="24"/>
            </w:rPr>
          </w:pPr>
          <w:del w:id="189" w:author="김한진 [2]" w:date="2026-01-22T15:49:00Z" w16du:dateUtc="2026-01-22T06:49:00Z">
            <w:r w:rsidRPr="00C67CA3" w:rsidDel="00393D32">
              <w:rPr>
                <w:rFonts w:ascii="Times New Roman" w:hAnsi="Times New Roman" w:cs="Times New Roman"/>
                <w:sz w:val="24"/>
                <w:szCs w:val="24"/>
              </w:rPr>
              <w:delText>11. Asghari MP, Abdolmaleki P. Prediction of RNA-and DNA-Binding Proteins Using Various Machine Learning Classifiers.</w:delText>
            </w:r>
          </w:del>
        </w:p>
        <w:p w14:paraId="284BC80A" w14:textId="3681063A" w:rsidR="00AF37CA" w:rsidRPr="00C67CA3" w:rsidDel="00797B7B" w:rsidRDefault="00AF37CA" w:rsidP="00C67CA3">
          <w:pPr>
            <w:spacing w:line="360" w:lineRule="auto"/>
            <w:divId w:val="69544104"/>
            <w:rPr>
              <w:del w:id="190" w:author="김한진 [2]" w:date="2026-01-22T16:33:00Z" w16du:dateUtc="2026-01-22T07:33:00Z"/>
              <w:rFonts w:ascii="Times New Roman" w:hAnsi="Times New Roman" w:cs="Times New Roman"/>
              <w:sz w:val="24"/>
              <w:szCs w:val="24"/>
            </w:rPr>
          </w:pPr>
          <w:del w:id="191" w:author="김한진 [2]" w:date="2026-01-22T16:33:00Z" w16du:dateUtc="2026-01-22T07:33:00Z">
            <w:r w:rsidRPr="00C67CA3" w:rsidDel="00797B7B">
              <w:rPr>
                <w:rFonts w:ascii="Times New Roman" w:hAnsi="Times New Roman" w:cs="Times New Roman"/>
                <w:sz w:val="24"/>
                <w:szCs w:val="24"/>
              </w:rPr>
              <w:delText>12. Yan K, Feng J, Huang J, Wu H. iDRPro-SC: identifying DNA-binding proteins and RNA-binding proteins based on subfunction classifiers. Brief Bioinform. 2023;24.</w:delText>
            </w:r>
          </w:del>
        </w:p>
        <w:p w14:paraId="7E45FD1C" w14:textId="2B4A0A87" w:rsidR="00AF37CA" w:rsidRPr="00C67CA3" w:rsidDel="00797B7B" w:rsidRDefault="00AF37CA" w:rsidP="00C67CA3">
          <w:pPr>
            <w:spacing w:line="360" w:lineRule="auto"/>
            <w:divId w:val="1205561465"/>
            <w:rPr>
              <w:del w:id="192" w:author="김한진 [2]" w:date="2026-01-22T16:36:00Z" w16du:dateUtc="2026-01-22T07:36:00Z"/>
              <w:rFonts w:ascii="Times New Roman" w:hAnsi="Times New Roman" w:cs="Times New Roman"/>
              <w:sz w:val="24"/>
              <w:szCs w:val="24"/>
            </w:rPr>
          </w:pPr>
          <w:del w:id="193" w:author="김한진 [2]" w:date="2026-01-22T16:36:00Z" w16du:dateUtc="2026-01-22T07:36:00Z">
            <w:r w:rsidRPr="00C67CA3" w:rsidDel="00797B7B">
              <w:rPr>
                <w:rFonts w:ascii="Times New Roman" w:hAnsi="Times New Roman" w:cs="Times New Roman"/>
                <w:sz w:val="24"/>
                <w:szCs w:val="24"/>
              </w:rPr>
              <w:delText>13. Xie Z, Hu S, Blackshaw S, Zhu H, Qian J. hPDI: A database of experimental human protein-DNA interactions. Bioinformatics. 2010;26:287–9.</w:delText>
            </w:r>
          </w:del>
        </w:p>
        <w:p w14:paraId="5E0C0E26" w14:textId="3A3BCFEE" w:rsidR="00AF37CA" w:rsidRPr="00C67CA3" w:rsidDel="00797B7B" w:rsidRDefault="00AF37CA" w:rsidP="00C67CA3">
          <w:pPr>
            <w:spacing w:line="360" w:lineRule="auto"/>
            <w:divId w:val="557396192"/>
            <w:rPr>
              <w:del w:id="194" w:author="김한진 [2]" w:date="2026-01-22T16:36:00Z" w16du:dateUtc="2026-01-22T07:36:00Z"/>
              <w:rFonts w:ascii="Times New Roman" w:hAnsi="Times New Roman" w:cs="Times New Roman"/>
              <w:sz w:val="24"/>
              <w:szCs w:val="24"/>
            </w:rPr>
          </w:pPr>
          <w:del w:id="195" w:author="김한진 [2]" w:date="2026-01-22T16:36:00Z" w16du:dateUtc="2026-01-22T07:36:00Z">
            <w:r w:rsidRPr="00C67CA3" w:rsidDel="00797B7B">
              <w:rPr>
                <w:rFonts w:ascii="Times New Roman" w:hAnsi="Times New Roman" w:cs="Times New Roman"/>
                <w:sz w:val="24"/>
                <w:szCs w:val="24"/>
              </w:rPr>
              <w:delText>14. Zhang Q, Liu W, Zhang HM, Xie GY, Miao YR, Xia M, et al. hTFtarget: A Comprehensive Database for Regulations of Human Transcription Factors and Their Targets. Genomics Proteomics Bioinformatics. 2020;18:120–8.</w:delText>
            </w:r>
          </w:del>
        </w:p>
        <w:p w14:paraId="0F87AA7D" w14:textId="5FCC5452" w:rsidR="00AF37CA" w:rsidRPr="00C67CA3" w:rsidDel="00797B7B" w:rsidRDefault="00AF37CA" w:rsidP="00C67CA3">
          <w:pPr>
            <w:spacing w:line="360" w:lineRule="auto"/>
            <w:divId w:val="630402679"/>
            <w:rPr>
              <w:del w:id="196" w:author="김한진 [2]" w:date="2026-01-22T16:38:00Z" w16du:dateUtc="2026-01-22T07:38:00Z"/>
              <w:rFonts w:ascii="Times New Roman" w:hAnsi="Times New Roman" w:cs="Times New Roman"/>
              <w:sz w:val="24"/>
              <w:szCs w:val="24"/>
            </w:rPr>
          </w:pPr>
          <w:del w:id="197" w:author="김한진 [2]" w:date="2026-01-22T16:38:00Z" w16du:dateUtc="2026-01-22T07:38:00Z">
            <w:r w:rsidRPr="00C67CA3" w:rsidDel="00797B7B">
              <w:rPr>
                <w:rFonts w:ascii="Times New Roman" w:hAnsi="Times New Roman" w:cs="Times New Roman"/>
                <w:sz w:val="24"/>
                <w:szCs w:val="24"/>
              </w:rPr>
              <w:delText>15. Van Nostrand EL, Freese P, Pratt GA, Wang X, Wei X, Xiao R, et al. A large-scale binding and functional map of human RNA-binding proteins. Nature. 2020;583:711–9.</w:delText>
            </w:r>
          </w:del>
        </w:p>
        <w:p w14:paraId="62A4395A" w14:textId="6AE93645" w:rsidR="00AF37CA" w:rsidRPr="00C67CA3" w:rsidDel="00797B7B" w:rsidRDefault="00AF37CA" w:rsidP="00C67CA3">
          <w:pPr>
            <w:spacing w:line="360" w:lineRule="auto"/>
            <w:divId w:val="636834110"/>
            <w:rPr>
              <w:del w:id="198" w:author="김한진 [2]" w:date="2026-01-22T16:38:00Z" w16du:dateUtc="2026-01-22T07:38:00Z"/>
              <w:rFonts w:ascii="Times New Roman" w:hAnsi="Times New Roman" w:cs="Times New Roman"/>
              <w:sz w:val="24"/>
              <w:szCs w:val="24"/>
            </w:rPr>
          </w:pPr>
          <w:del w:id="199" w:author="김한진 [2]" w:date="2026-01-22T16:38:00Z" w16du:dateUtc="2026-01-22T07:38:00Z">
            <w:r w:rsidRPr="00C67CA3" w:rsidDel="00797B7B">
              <w:rPr>
                <w:rFonts w:ascii="Times New Roman" w:hAnsi="Times New Roman" w:cs="Times New Roman"/>
                <w:sz w:val="24"/>
                <w:szCs w:val="24"/>
              </w:rPr>
              <w:delText>16. Adamczak R, Porollo A, Meller J. Combining prediction of secondary structure and solvent accessibility in proteins. Proteins: Structure, Function and Genetics. 2005;59:467–75.</w:delText>
            </w:r>
          </w:del>
        </w:p>
        <w:p w14:paraId="51391786" w14:textId="1F8405DD" w:rsidR="00AF37CA" w:rsidRPr="00C67CA3" w:rsidDel="00797B7B" w:rsidRDefault="00AF37CA" w:rsidP="00C67CA3">
          <w:pPr>
            <w:spacing w:line="360" w:lineRule="auto"/>
            <w:divId w:val="1293437758"/>
            <w:rPr>
              <w:del w:id="200" w:author="김한진 [2]" w:date="2026-01-22T16:38:00Z" w16du:dateUtc="2026-01-22T07:38:00Z"/>
              <w:rFonts w:ascii="Times New Roman" w:hAnsi="Times New Roman" w:cs="Times New Roman"/>
              <w:sz w:val="24"/>
              <w:szCs w:val="24"/>
            </w:rPr>
          </w:pPr>
          <w:del w:id="201" w:author="김한진 [2]" w:date="2026-01-22T16:38:00Z" w16du:dateUtc="2026-01-22T07:38:00Z">
            <w:r w:rsidRPr="00C67CA3" w:rsidDel="00797B7B">
              <w:rPr>
                <w:rFonts w:ascii="Times New Roman" w:hAnsi="Times New Roman" w:cs="Times New Roman"/>
                <w:sz w:val="24"/>
                <w:szCs w:val="24"/>
              </w:rPr>
              <w:delText>17. Hornbeck P V., Zhang B, Murray B, Kornhauser JM, Latham V, Skrzypek E. PhosphoSitePlus, 2014: Mutations, PTMs and recalibrations. Nucleic Acids Res. 2015;43:D512–20.</w:delText>
            </w:r>
          </w:del>
        </w:p>
        <w:p w14:paraId="164843C1" w14:textId="341E4E77" w:rsidR="00AF37CA" w:rsidRPr="00C67CA3" w:rsidDel="00797B7B" w:rsidRDefault="00AF37CA" w:rsidP="00C67CA3">
          <w:pPr>
            <w:spacing w:line="360" w:lineRule="auto"/>
            <w:divId w:val="734746524"/>
            <w:rPr>
              <w:del w:id="202" w:author="김한진 [2]" w:date="2026-01-22T16:39:00Z" w16du:dateUtc="2026-01-22T07:39:00Z"/>
              <w:rFonts w:ascii="Times New Roman" w:hAnsi="Times New Roman" w:cs="Times New Roman"/>
              <w:sz w:val="24"/>
              <w:szCs w:val="24"/>
            </w:rPr>
          </w:pPr>
          <w:del w:id="203" w:author="김한진 [2]" w:date="2026-01-22T16:39:00Z" w16du:dateUtc="2026-01-22T07:39:00Z">
            <w:r w:rsidRPr="00C67CA3" w:rsidDel="00797B7B">
              <w:rPr>
                <w:rFonts w:ascii="Times New Roman" w:hAnsi="Times New Roman" w:cs="Times New Roman"/>
                <w:sz w:val="24"/>
                <w:szCs w:val="24"/>
              </w:rPr>
              <w:delText xml:space="preserve">18. Jones P, Binns D, Chang HY, Fraser M, Li W, McAnulla C, et al. </w:delText>
            </w:r>
          </w:del>
          <w:del w:id="204" w:author="김한진 [2]" w:date="2026-01-08T17:08:00Z" w16du:dateUtc="2026-01-08T08:08:00Z">
            <w:r w:rsidRPr="00C67CA3" w:rsidDel="005629B5">
              <w:rPr>
                <w:rFonts w:ascii="Times New Roman" w:hAnsi="Times New Roman" w:cs="Times New Roman"/>
                <w:sz w:val="24"/>
                <w:szCs w:val="24"/>
              </w:rPr>
              <w:delText>InterPro</w:delText>
            </w:r>
          </w:del>
          <w:del w:id="205" w:author="김한진 [2]" w:date="2026-01-22T16:39:00Z" w16du:dateUtc="2026-01-22T07:39:00Z">
            <w:r w:rsidRPr="00C67CA3" w:rsidDel="00797B7B">
              <w:rPr>
                <w:rFonts w:ascii="Times New Roman" w:hAnsi="Times New Roman" w:cs="Times New Roman"/>
                <w:sz w:val="24"/>
                <w:szCs w:val="24"/>
              </w:rPr>
              <w:delText>Scan 5: Genome-scale protein function classification. Bioinformatics. 2014;30:1236–40.</w:delText>
            </w:r>
          </w:del>
        </w:p>
        <w:p w14:paraId="6D5BEEF2" w14:textId="497B3158" w:rsidR="00AF37CA" w:rsidRPr="00C67CA3" w:rsidDel="00797B7B" w:rsidRDefault="00AF37CA" w:rsidP="00C67CA3">
          <w:pPr>
            <w:spacing w:line="360" w:lineRule="auto"/>
            <w:divId w:val="289476090"/>
            <w:rPr>
              <w:del w:id="206" w:author="김한진 [2]" w:date="2026-01-22T16:40:00Z" w16du:dateUtc="2026-01-22T07:40:00Z"/>
              <w:rFonts w:ascii="Times New Roman" w:hAnsi="Times New Roman" w:cs="Times New Roman"/>
              <w:sz w:val="24"/>
              <w:szCs w:val="24"/>
            </w:rPr>
          </w:pPr>
          <w:del w:id="207" w:author="김한진 [2]" w:date="2026-01-22T16:40:00Z" w16du:dateUtc="2026-01-22T07:40:00Z">
            <w:r w:rsidRPr="00C67CA3" w:rsidDel="00797B7B">
              <w:rPr>
                <w:rFonts w:ascii="Times New Roman" w:hAnsi="Times New Roman" w:cs="Times New Roman"/>
                <w:sz w:val="24"/>
                <w:szCs w:val="24"/>
              </w:rPr>
              <w:delText>19. Kryuchkova-Mostacci N, Robinson-Rechavi M. A benchmark of gene expression tissue-specificity metrics. Brief Bioinform. 2017;18:205–14.</w:delText>
            </w:r>
          </w:del>
        </w:p>
        <w:p w14:paraId="7AEA9DB7" w14:textId="07B4D428" w:rsidR="00AF37CA" w:rsidRPr="00C67CA3" w:rsidDel="00797B7B" w:rsidRDefault="00AF37CA" w:rsidP="00C67CA3">
          <w:pPr>
            <w:spacing w:line="360" w:lineRule="auto"/>
            <w:divId w:val="939096938"/>
            <w:rPr>
              <w:del w:id="208" w:author="김한진 [2]" w:date="2026-01-22T16:40:00Z" w16du:dateUtc="2026-01-22T07:40:00Z"/>
              <w:rFonts w:ascii="Times New Roman" w:hAnsi="Times New Roman" w:cs="Times New Roman"/>
              <w:sz w:val="24"/>
              <w:szCs w:val="24"/>
            </w:rPr>
          </w:pPr>
          <w:del w:id="209" w:author="김한진 [2]" w:date="2026-01-22T16:40:00Z" w16du:dateUtc="2026-01-22T07:40:00Z">
            <w:r w:rsidRPr="00C67CA3" w:rsidDel="00797B7B">
              <w:rPr>
                <w:rFonts w:ascii="Times New Roman" w:hAnsi="Times New Roman" w:cs="Times New Roman"/>
                <w:sz w:val="24"/>
                <w:szCs w:val="24"/>
              </w:rPr>
              <w:delText>20. Hawe JS, Theis FJ, Heinig M. Inferring interaction networks from multi-omics data. Front Genet. 2019;10 JUN.</w:delText>
            </w:r>
          </w:del>
        </w:p>
        <w:p w14:paraId="15B17396" w14:textId="6FAB68F1" w:rsidR="00AF37CA" w:rsidRPr="00C67CA3" w:rsidDel="00797B7B" w:rsidRDefault="00AF37CA" w:rsidP="00C67CA3">
          <w:pPr>
            <w:spacing w:line="360" w:lineRule="auto"/>
            <w:divId w:val="1173952275"/>
            <w:rPr>
              <w:del w:id="210" w:author="김한진 [2]" w:date="2026-01-22T16:40:00Z" w16du:dateUtc="2026-01-22T07:40:00Z"/>
              <w:rFonts w:ascii="Times New Roman" w:hAnsi="Times New Roman" w:cs="Times New Roman"/>
              <w:sz w:val="24"/>
              <w:szCs w:val="24"/>
            </w:rPr>
          </w:pPr>
          <w:del w:id="211" w:author="김한진 [2]" w:date="2026-01-22T16:40:00Z" w16du:dateUtc="2026-01-22T07:40:00Z">
            <w:r w:rsidRPr="00C67CA3" w:rsidDel="00797B7B">
              <w:rPr>
                <w:rFonts w:ascii="Times New Roman" w:hAnsi="Times New Roman" w:cs="Times New Roman"/>
                <w:sz w:val="24"/>
                <w:szCs w:val="24"/>
              </w:rPr>
              <w:delText>21. Ma T, Zhang A. Integrate multi-omics data with biological interaction networks using Multi-view Factorization AutoEncoder (MAE). BMC Genomics. 2019;20.</w:delText>
            </w:r>
          </w:del>
        </w:p>
        <w:p w14:paraId="53AC0FF1" w14:textId="1444F5F9" w:rsidR="00AF37CA" w:rsidRPr="00C67CA3" w:rsidDel="00797B7B" w:rsidRDefault="00AF37CA" w:rsidP="00C67CA3">
          <w:pPr>
            <w:spacing w:line="360" w:lineRule="auto"/>
            <w:divId w:val="981689163"/>
            <w:rPr>
              <w:del w:id="212" w:author="김한진 [2]" w:date="2026-01-22T16:40:00Z" w16du:dateUtc="2026-01-22T07:40:00Z"/>
              <w:rFonts w:ascii="Times New Roman" w:hAnsi="Times New Roman" w:cs="Times New Roman"/>
              <w:sz w:val="24"/>
              <w:szCs w:val="24"/>
            </w:rPr>
          </w:pPr>
          <w:del w:id="213" w:author="김한진 [2]" w:date="2026-01-22T16:40:00Z" w16du:dateUtc="2026-01-22T07:40:00Z">
            <w:r w:rsidRPr="00C67CA3" w:rsidDel="00797B7B">
              <w:rPr>
                <w:rFonts w:ascii="Times New Roman" w:hAnsi="Times New Roman" w:cs="Times New Roman"/>
                <w:sz w:val="24"/>
                <w:szCs w:val="24"/>
              </w:rPr>
              <w:delText>22. Chowdhury SY, Shatabda S, Dehzangi A. IDNAProt-ES: Identification of DNA-binding Proteins Using Evolutionary and Structural Features. Sci Rep. 2017;7.</w:delText>
            </w:r>
          </w:del>
        </w:p>
        <w:p w14:paraId="0AEC7136" w14:textId="349D198A" w:rsidR="00AF37CA" w:rsidRPr="00C67CA3" w:rsidDel="00797B7B" w:rsidRDefault="00AF37CA" w:rsidP="00C67CA3">
          <w:pPr>
            <w:spacing w:line="360" w:lineRule="auto"/>
            <w:divId w:val="1293167439"/>
            <w:rPr>
              <w:del w:id="214" w:author="김한진 [2]" w:date="2026-01-22T16:33:00Z" w16du:dateUtc="2026-01-22T07:33:00Z"/>
              <w:rFonts w:ascii="Times New Roman" w:hAnsi="Times New Roman" w:cs="Times New Roman"/>
              <w:sz w:val="24"/>
              <w:szCs w:val="24"/>
            </w:rPr>
          </w:pPr>
          <w:del w:id="215" w:author="김한진 [2]" w:date="2026-01-22T16:40:00Z" w16du:dateUtc="2026-01-22T07:40:00Z">
            <w:r w:rsidRPr="00C67CA3" w:rsidDel="00797B7B">
              <w:rPr>
                <w:rFonts w:ascii="Times New Roman" w:hAnsi="Times New Roman" w:cs="Times New Roman"/>
                <w:sz w:val="24"/>
                <w:szCs w:val="24"/>
              </w:rPr>
              <w:delText>23. Sun Y V., Hu YJ. Integrative Analysis of Multi-omics Data for Discovery and Functional Studies of Complex Human Diseases. Adv Genet. 2016;93:147–90.</w:delText>
            </w:r>
          </w:del>
        </w:p>
        <w:p w14:paraId="2BBFE43C" w14:textId="01C9C50A" w:rsidR="00AF37CA" w:rsidRPr="00C67CA3" w:rsidDel="00797B7B" w:rsidRDefault="00AF37CA" w:rsidP="00C67CA3">
          <w:pPr>
            <w:spacing w:line="360" w:lineRule="auto"/>
            <w:divId w:val="135420327"/>
            <w:rPr>
              <w:del w:id="216" w:author="김한진 [2]" w:date="2026-01-22T16:33:00Z" w16du:dateUtc="2026-01-22T07:33:00Z"/>
              <w:rFonts w:ascii="Times New Roman" w:hAnsi="Times New Roman" w:cs="Times New Roman"/>
              <w:sz w:val="24"/>
              <w:szCs w:val="24"/>
            </w:rPr>
          </w:pPr>
          <w:del w:id="217" w:author="김한진 [2]" w:date="2026-01-22T16:33:00Z" w16du:dateUtc="2026-01-22T07:33:00Z">
            <w:r w:rsidRPr="00C67CA3" w:rsidDel="00797B7B">
              <w:rPr>
                <w:rFonts w:ascii="Times New Roman" w:hAnsi="Times New Roman" w:cs="Times New Roman"/>
                <w:sz w:val="24"/>
                <w:szCs w:val="24"/>
              </w:rPr>
              <w:delText>24. Chandra A, Tünnermann L, Löfstedt T, Gratz R. Transformer-based deep learning for predicting protein properties in the life sciences. eLife. 2023;12.</w:delText>
            </w:r>
          </w:del>
        </w:p>
        <w:p w14:paraId="05B04D73" w14:textId="6A3D5DD3" w:rsidR="007E3562" w:rsidRPr="00C67CA3" w:rsidDel="00797B7B" w:rsidRDefault="00AF37CA">
          <w:pPr>
            <w:spacing w:line="360" w:lineRule="auto"/>
            <w:divId w:val="1293167439"/>
            <w:rPr>
              <w:del w:id="218" w:author="김한진 [2]" w:date="2026-01-22T16:40:00Z" w16du:dateUtc="2026-01-22T07:40:00Z"/>
              <w:rFonts w:ascii="Times New Roman" w:hAnsi="Times New Roman" w:cs="Times New Roman"/>
              <w:sz w:val="36"/>
              <w:szCs w:val="24"/>
            </w:rPr>
            <w:pPrChange w:id="219" w:author="김한진 [2]" w:date="2026-01-22T16:33:00Z" w16du:dateUtc="2026-01-22T07:33:00Z">
              <w:pPr>
                <w:wordWrap/>
                <w:spacing w:line="360" w:lineRule="auto"/>
                <w:divId w:val="1293167439"/>
              </w:pPr>
            </w:pPrChange>
          </w:pPr>
          <w:del w:id="220" w:author="김한진 [2]" w:date="2026-01-22T16:40:00Z" w16du:dateUtc="2026-01-22T07:40:00Z">
            <w:r w:rsidRPr="00C67CA3" w:rsidDel="00797B7B">
              <w:rPr>
                <w:rFonts w:ascii="Times New Roman" w:hAnsi="Times New Roman" w:cs="Times New Roman"/>
                <w:sz w:val="24"/>
                <w:szCs w:val="24"/>
              </w:rPr>
              <w:delText> </w:delText>
            </w:r>
          </w:del>
        </w:p>
        <w:customXmlDelRangeStart w:id="221" w:author="김한진 [2]" w:date="2026-01-22T16:40:00Z"/>
      </w:sdtContent>
    </w:sdt>
    <w:customXmlDelRangeEnd w:id="221"/>
    <w:p w14:paraId="7C4259ED" w14:textId="41D61D9A" w:rsidR="007E3562" w:rsidDel="009B3CF4" w:rsidRDefault="007E3562" w:rsidP="00C67CA3">
      <w:pPr>
        <w:wordWrap/>
        <w:spacing w:line="360" w:lineRule="auto"/>
        <w:rPr>
          <w:del w:id="222" w:author="김한진 [2]" w:date="2026-01-20T20:21:00Z" w16du:dateUtc="2026-01-20T11:21:00Z"/>
          <w:rFonts w:ascii="Times New Roman" w:hAnsi="Times New Roman" w:cs="Times New Roman"/>
          <w:sz w:val="24"/>
        </w:rPr>
      </w:pPr>
      <w:del w:id="223" w:author="김한진 [2]" w:date="2026-01-22T16:40:00Z" w16du:dateUtc="2026-01-22T07:40:00Z">
        <w:r w:rsidDel="00797B7B">
          <w:rPr>
            <w:rFonts w:ascii="Times New Roman" w:hAnsi="Times New Roman" w:cs="Times New Roman"/>
            <w:sz w:val="24"/>
          </w:rPr>
          <w:br w:type="page"/>
        </w:r>
      </w:del>
    </w:p>
    <w:p w14:paraId="288954E4" w14:textId="1375FAF6" w:rsidR="0010666D" w:rsidDel="009B3CF4" w:rsidRDefault="0010666D" w:rsidP="00C67CA3">
      <w:pPr>
        <w:wordWrap/>
        <w:spacing w:line="360" w:lineRule="auto"/>
        <w:rPr>
          <w:del w:id="224" w:author="김한진 [2]" w:date="2026-01-20T20:20:00Z" w16du:dateUtc="2026-01-20T11:20:00Z"/>
          <w:rFonts w:ascii="Times New Roman" w:hAnsi="Times New Roman" w:cs="Times New Roman"/>
          <w:b/>
          <w:bCs/>
          <w:sz w:val="28"/>
          <w:szCs w:val="28"/>
        </w:rPr>
      </w:pPr>
      <w:del w:id="225" w:author="김한진 [2]" w:date="2026-01-20T20:21:00Z" w16du:dateUtc="2026-01-20T11:21:00Z">
        <w:r w:rsidDel="009B3CF4">
          <w:rPr>
            <w:rFonts w:ascii="Times New Roman" w:hAnsi="Times New Roman" w:cs="Times New Roman"/>
            <w:b/>
            <w:bCs/>
            <w:sz w:val="28"/>
            <w:szCs w:val="28"/>
          </w:rPr>
          <w:br w:type="page"/>
        </w:r>
      </w:del>
    </w:p>
    <w:p w14:paraId="0F4E1CC0" w14:textId="28D1D398" w:rsidR="00860802" w:rsidDel="00C12B71" w:rsidRDefault="00860802" w:rsidP="00C67CA3">
      <w:pPr>
        <w:wordWrap/>
        <w:spacing w:line="360" w:lineRule="auto"/>
        <w:rPr>
          <w:del w:id="226" w:author="김한진 [2]" w:date="2026-01-20T17:17:00Z" w16du:dateUtc="2026-01-20T08:17:00Z"/>
          <w:rFonts w:ascii="Times New Roman" w:hAnsi="Times New Roman" w:cs="Times New Roman"/>
          <w:sz w:val="24"/>
        </w:rPr>
      </w:pPr>
    </w:p>
    <w:p w14:paraId="12B9096F" w14:textId="3D61F359" w:rsidR="00860802" w:rsidRPr="006F6606" w:rsidRDefault="00860802" w:rsidP="00C67CA3">
      <w:pPr>
        <w:wordWrap/>
        <w:spacing w:line="360" w:lineRule="auto"/>
        <w:rPr>
          <w:rFonts w:ascii="Times New Roman" w:hAnsi="Times New Roman" w:cs="Times New Roman"/>
          <w:b/>
          <w:bCs/>
          <w:sz w:val="24"/>
        </w:rPr>
      </w:pPr>
      <w:r w:rsidRPr="006F6606">
        <w:rPr>
          <w:rFonts w:ascii="Times New Roman" w:hAnsi="Times New Roman" w:cs="Times New Roman"/>
          <w:b/>
          <w:bCs/>
          <w:sz w:val="24"/>
          <w:highlight w:val="yellow"/>
        </w:rPr>
        <w:t>Figure legends</w:t>
      </w:r>
    </w:p>
    <w:p w14:paraId="306FD469" w14:textId="77777777" w:rsidR="00E621A5" w:rsidRPr="00E621A5" w:rsidRDefault="00E621A5" w:rsidP="00E621A5">
      <w:pPr>
        <w:wordWrap/>
        <w:spacing w:line="360" w:lineRule="auto"/>
        <w:rPr>
          <w:rFonts w:ascii="Times New Roman" w:hAnsi="Times New Roman" w:cs="Times New Roman"/>
          <w:sz w:val="24"/>
        </w:rPr>
      </w:pPr>
      <w:r w:rsidRPr="00E621A5">
        <w:rPr>
          <w:rFonts w:ascii="Times New Roman" w:hAnsi="Times New Roman" w:cs="Times New Roman"/>
          <w:sz w:val="24"/>
        </w:rPr>
        <w:t>Figure 1. Overview of dataset construction and model training scheme</w:t>
      </w:r>
    </w:p>
    <w:p w14:paraId="4D348C45" w14:textId="77777777" w:rsidR="00E621A5" w:rsidRPr="00E621A5" w:rsidRDefault="00E621A5" w:rsidP="00E621A5">
      <w:pPr>
        <w:wordWrap/>
        <w:spacing w:line="360" w:lineRule="auto"/>
        <w:rPr>
          <w:rFonts w:ascii="Times New Roman" w:hAnsi="Times New Roman" w:cs="Times New Roman"/>
          <w:sz w:val="24"/>
        </w:rPr>
      </w:pPr>
    </w:p>
    <w:p w14:paraId="73F621E2" w14:textId="7D5328A6" w:rsidR="00E621A5" w:rsidRPr="00E621A5" w:rsidRDefault="00E621A5" w:rsidP="00E621A5">
      <w:pPr>
        <w:wordWrap/>
        <w:spacing w:line="360" w:lineRule="auto"/>
        <w:rPr>
          <w:rFonts w:ascii="Times New Roman" w:hAnsi="Times New Roman" w:cs="Times New Roman"/>
          <w:sz w:val="24"/>
        </w:rPr>
      </w:pPr>
      <w:r w:rsidRPr="00E621A5">
        <w:rPr>
          <w:rFonts w:ascii="Times New Roman" w:hAnsi="Times New Roman" w:cs="Times New Roman"/>
          <w:sz w:val="24"/>
        </w:rPr>
        <w:t>(A) Summary of experimentally annotated human nucleic acid–binding proteins (18,221 protein-coding genes, GRCh38.p12). Among these, 1,</w:t>
      </w:r>
      <w:r w:rsidR="00772C60">
        <w:rPr>
          <w:rFonts w:ascii="Times New Roman" w:hAnsi="Times New Roman" w:cs="Times New Roman" w:hint="eastAsia"/>
          <w:sz w:val="24"/>
        </w:rPr>
        <w:t>447</w:t>
      </w:r>
      <w:r w:rsidRPr="00E621A5">
        <w:rPr>
          <w:rFonts w:ascii="Times New Roman" w:hAnsi="Times New Roman" w:cs="Times New Roman"/>
          <w:sz w:val="24"/>
        </w:rPr>
        <w:t xml:space="preserve"> DNA-binding proteins (DBPs) and 351 RNA-binding proteins (RBPs) were identified, while 16,774 and 17,870 proteins were assigned as </w:t>
      </w:r>
      <w:ins w:id="227" w:author="김한진 [2]" w:date="2026-01-26T18:58:00Z" w16du:dateUtc="2026-01-26T09:58:00Z">
        <w:r w:rsidR="00701842">
          <w:rPr>
            <w:rFonts w:ascii="Times New Roman" w:hAnsi="Times New Roman" w:cs="Times New Roman"/>
            <w:sz w:val="24"/>
          </w:rPr>
          <w:t>Not</w:t>
        </w:r>
      </w:ins>
      <w:del w:id="228" w:author="김한진 [2]" w:date="2026-01-26T18:58:00Z" w16du:dateUtc="2026-01-26T09:58:00Z">
        <w:r w:rsidRPr="00E621A5" w:rsidDel="00701842">
          <w:rPr>
            <w:rFonts w:ascii="Times New Roman" w:hAnsi="Times New Roman" w:cs="Times New Roman"/>
            <w:sz w:val="24"/>
          </w:rPr>
          <w:delText>non</w:delText>
        </w:r>
      </w:del>
      <w:r w:rsidRPr="00E621A5">
        <w:rPr>
          <w:rFonts w:ascii="Times New Roman" w:hAnsi="Times New Roman" w:cs="Times New Roman"/>
          <w:sz w:val="24"/>
        </w:rPr>
        <w:t>-binding counterparts, respectively.</w:t>
      </w:r>
    </w:p>
    <w:p w14:paraId="447ECDBE" w14:textId="77777777" w:rsidR="00E621A5" w:rsidRPr="00E621A5" w:rsidRDefault="00E621A5" w:rsidP="00E621A5">
      <w:pPr>
        <w:wordWrap/>
        <w:spacing w:line="360" w:lineRule="auto"/>
        <w:rPr>
          <w:rFonts w:ascii="Times New Roman" w:hAnsi="Times New Roman" w:cs="Times New Roman"/>
          <w:sz w:val="24"/>
        </w:rPr>
      </w:pPr>
      <w:r w:rsidRPr="00E621A5">
        <w:rPr>
          <w:rFonts w:ascii="Times New Roman" w:hAnsi="Times New Roman" w:cs="Times New Roman"/>
          <w:sz w:val="24"/>
        </w:rPr>
        <w:t>(B) Data partitioning strategy for DBP and RBP classification tasks. A 95:5 split was applied to generate independent training and test sets, followed by 20-fold cross-validation. Positive sets were oversampled to address class imbalance.</w:t>
      </w:r>
    </w:p>
    <w:p w14:paraId="4FA7C86A" w14:textId="77777777" w:rsidR="00E621A5" w:rsidRPr="00E621A5" w:rsidRDefault="00E621A5" w:rsidP="00E621A5">
      <w:pPr>
        <w:wordWrap/>
        <w:spacing w:line="360" w:lineRule="auto"/>
        <w:rPr>
          <w:rFonts w:ascii="Times New Roman" w:hAnsi="Times New Roman" w:cs="Times New Roman"/>
          <w:sz w:val="24"/>
        </w:rPr>
      </w:pPr>
    </w:p>
    <w:p w14:paraId="72C074E7" w14:textId="19B106CA" w:rsidR="00E621A5" w:rsidRPr="00E621A5" w:rsidRDefault="00E621A5" w:rsidP="00E621A5">
      <w:pPr>
        <w:wordWrap/>
        <w:spacing w:line="360" w:lineRule="auto"/>
        <w:rPr>
          <w:rFonts w:ascii="Times New Roman" w:hAnsi="Times New Roman" w:cs="Times New Roman"/>
          <w:sz w:val="24"/>
        </w:rPr>
      </w:pPr>
      <w:r w:rsidRPr="00E621A5">
        <w:rPr>
          <w:rFonts w:ascii="Times New Roman" w:hAnsi="Times New Roman" w:cs="Times New Roman"/>
          <w:sz w:val="24"/>
        </w:rPr>
        <w:t xml:space="preserve">Figure 2. Model architecture and performance of </w:t>
      </w:r>
      <w:commentRangeStart w:id="229"/>
      <w:ins w:id="230" w:author="김한진" w:date="2026-01-22T19:16:00Z" w16du:dateUtc="2026-01-22T10:16:00Z">
        <w:r w:rsidR="0043315D" w:rsidRPr="0043315D">
          <w:rPr>
            <w:rFonts w:ascii="Times New Roman" w:hAnsi="Times New Roman" w:cs="Times New Roman"/>
            <w:sz w:val="24"/>
          </w:rPr>
          <w:t>DBP</w:t>
        </w:r>
      </w:ins>
      <w:commentRangeEnd w:id="229"/>
      <w:ins w:id="231" w:author="김한진" w:date="2026-01-22T19:18:00Z" w16du:dateUtc="2026-01-22T10:18:00Z">
        <w:r w:rsidR="00F86E22">
          <w:rPr>
            <w:rStyle w:val="a8"/>
            <w:rFonts w:ascii="Times New Roman" w:hAnsi="Times New Roman" w:cs="Times New Roman"/>
            <w:sz w:val="24"/>
            <w:szCs w:val="20"/>
          </w:rPr>
          <w:commentReference w:id="229"/>
        </w:r>
      </w:ins>
      <w:ins w:id="232" w:author="김한진" w:date="2026-01-22T19:21:00Z" w16du:dateUtc="2026-01-22T10:21:00Z">
        <w:r w:rsidR="00663894">
          <w:rPr>
            <w:rFonts w:ascii="Times New Roman" w:hAnsi="Times New Roman" w:cs="Times New Roman"/>
            <w:sz w:val="24"/>
          </w:rPr>
          <w:t xml:space="preserve"> </w:t>
        </w:r>
      </w:ins>
      <w:del w:id="233" w:author="김한진" w:date="2026-01-22T19:21:00Z" w16du:dateUtc="2026-01-22T10:21:00Z">
        <w:r w:rsidRPr="00E621A5" w:rsidDel="00663894">
          <w:rPr>
            <w:rFonts w:ascii="Times New Roman" w:hAnsi="Times New Roman" w:cs="Times New Roman"/>
            <w:sz w:val="24"/>
          </w:rPr>
          <w:delText xml:space="preserve">DBP </w:delText>
        </w:r>
      </w:del>
      <w:r w:rsidRPr="00E621A5">
        <w:rPr>
          <w:rFonts w:ascii="Times New Roman" w:hAnsi="Times New Roman" w:cs="Times New Roman"/>
          <w:sz w:val="24"/>
        </w:rPr>
        <w:t>and RBP classifiers</w:t>
      </w:r>
    </w:p>
    <w:p w14:paraId="5C51BF6C" w14:textId="61A34DC4" w:rsidR="00E621A5" w:rsidRPr="00E621A5" w:rsidRDefault="00E621A5" w:rsidP="00E621A5">
      <w:pPr>
        <w:wordWrap/>
        <w:spacing w:line="360" w:lineRule="auto"/>
        <w:rPr>
          <w:rFonts w:ascii="Times New Roman" w:hAnsi="Times New Roman" w:cs="Times New Roman"/>
          <w:sz w:val="24"/>
        </w:rPr>
      </w:pPr>
      <w:r w:rsidRPr="00E621A5">
        <w:rPr>
          <w:rFonts w:ascii="Times New Roman" w:hAnsi="Times New Roman" w:cs="Times New Roman"/>
          <w:sz w:val="24"/>
        </w:rPr>
        <w:t>(A) Schematic of the model architecture. Protein sequences were tokenized and encoded using ESM-2 embeddings, followed by multi-head attention layers, layer normalization, feed-forward networks, and LoRA-adapted classifier heads.</w:t>
      </w:r>
      <w:ins w:id="234" w:author="김한진" w:date="2026-01-22T19:19:00Z" w16du:dateUtc="2026-01-22T10:19:00Z">
        <w:r w:rsidR="00F86E22">
          <w:rPr>
            <w:rFonts w:ascii="Times New Roman" w:hAnsi="Times New Roman" w:cs="Times New Roman" w:hint="eastAsia"/>
            <w:sz w:val="24"/>
          </w:rPr>
          <w:t xml:space="preserve"> </w:t>
        </w:r>
      </w:ins>
      <w:del w:id="235" w:author="김한진" w:date="2026-01-22T19:19:00Z" w16du:dateUtc="2026-01-22T10:19:00Z">
        <w:r w:rsidRPr="00E621A5" w:rsidDel="00F86E22">
          <w:rPr>
            <w:rFonts w:ascii="Times New Roman" w:hAnsi="Times New Roman" w:cs="Times New Roman"/>
            <w:sz w:val="24"/>
          </w:rPr>
          <w:delText xml:space="preserve"> </w:delText>
        </w:r>
      </w:del>
      <w:r w:rsidRPr="00E621A5">
        <w:rPr>
          <w:rFonts w:ascii="Times New Roman" w:hAnsi="Times New Roman" w:cs="Times New Roman"/>
          <w:sz w:val="24"/>
        </w:rPr>
        <w:t>Value</w:t>
      </w:r>
      <w:ins w:id="236" w:author="김한진" w:date="2026-01-22T19:20:00Z" w16du:dateUtc="2026-01-22T10:20:00Z">
        <w:r w:rsidR="00F86E22">
          <w:rPr>
            <w:rFonts w:ascii="Times New Roman" w:hAnsi="Times New Roman" w:cs="Times New Roman"/>
            <w:sz w:val="24"/>
          </w:rPr>
          <w:t xml:space="preserve"> a</w:t>
        </w:r>
      </w:ins>
      <w:del w:id="237" w:author="김한진" w:date="2026-01-22T19:20:00Z" w16du:dateUtc="2026-01-22T10:20:00Z">
        <w:r w:rsidRPr="00E621A5" w:rsidDel="00F86E22">
          <w:rPr>
            <w:rFonts w:ascii="Times New Roman" w:hAnsi="Times New Roman" w:cs="Times New Roman"/>
            <w:sz w:val="24"/>
          </w:rPr>
          <w:delText>-A</w:delText>
        </w:r>
      </w:del>
      <w:r w:rsidRPr="00E621A5">
        <w:rPr>
          <w:rFonts w:ascii="Times New Roman" w:hAnsi="Times New Roman" w:cs="Times New Roman"/>
          <w:sz w:val="24"/>
        </w:rPr>
        <w:t>ware</w:t>
      </w:r>
      <w:ins w:id="238" w:author="김한진" w:date="2026-01-22T19:19:00Z" w16du:dateUtc="2026-01-22T10:19:00Z">
        <w:r w:rsidR="00F86E22">
          <w:rPr>
            <w:rFonts w:ascii="Times New Roman" w:hAnsi="Times New Roman" w:cs="Times New Roman" w:hint="eastAsia"/>
            <w:sz w:val="24"/>
          </w:rPr>
          <w:t xml:space="preserve"> </w:t>
        </w:r>
      </w:ins>
      <w:del w:id="239" w:author="김한진" w:date="2026-01-22T19:19:00Z" w16du:dateUtc="2026-01-22T10:19:00Z">
        <w:r w:rsidRPr="00E621A5" w:rsidDel="00F86E22">
          <w:rPr>
            <w:rFonts w:ascii="Times New Roman" w:hAnsi="Times New Roman" w:cs="Times New Roman"/>
            <w:sz w:val="24"/>
          </w:rPr>
          <w:delText xml:space="preserve"> Token</w:delText>
        </w:r>
      </w:del>
      <w:del w:id="240" w:author="김한진" w:date="2026-01-22T19:20:00Z" w16du:dateUtc="2026-01-22T10:20:00Z">
        <w:r w:rsidRPr="00E621A5" w:rsidDel="00F86E22">
          <w:rPr>
            <w:rFonts w:ascii="Times New Roman" w:hAnsi="Times New Roman" w:cs="Times New Roman"/>
            <w:sz w:val="24"/>
          </w:rPr>
          <w:delText xml:space="preserve"> (VAT) </w:delText>
        </w:r>
      </w:del>
      <w:r w:rsidRPr="00E621A5">
        <w:rPr>
          <w:rFonts w:ascii="Times New Roman" w:hAnsi="Times New Roman" w:cs="Times New Roman"/>
          <w:sz w:val="24"/>
        </w:rPr>
        <w:t>attention</w:t>
      </w:r>
      <w:ins w:id="241" w:author="김한진" w:date="2026-01-22T19:20:00Z" w16du:dateUtc="2026-01-22T10:20:00Z">
        <w:r w:rsidR="00F86E22">
          <w:rPr>
            <w:rFonts w:ascii="Times New Roman" w:hAnsi="Times New Roman" w:cs="Times New Roman"/>
            <w:sz w:val="24"/>
          </w:rPr>
          <w:t xml:space="preserve"> (VAT)</w:t>
        </w:r>
      </w:ins>
      <w:ins w:id="242" w:author="김한진 [2]" w:date="2026-01-08T17:35:00Z" w16du:dateUtc="2026-01-08T08:35:00Z">
        <w:del w:id="243" w:author="김한진" w:date="2026-01-22T19:20:00Z" w16du:dateUtc="2026-01-22T10:20:00Z">
          <w:r w:rsidR="00F12BC2" w:rsidDel="00F86E22">
            <w:rPr>
              <w:rFonts w:ascii="Times New Roman" w:hAnsi="Times New Roman" w:cs="Times New Roman"/>
              <w:sz w:val="24"/>
            </w:rPr>
            <w:delText>VAT</w:delText>
          </w:r>
        </w:del>
      </w:ins>
      <w:r w:rsidRPr="00E621A5">
        <w:rPr>
          <w:rFonts w:ascii="Times New Roman" w:hAnsi="Times New Roman" w:cs="Times New Roman"/>
          <w:sz w:val="24"/>
        </w:rPr>
        <w:t xml:space="preserve"> scores were extracted from attention layers for downstream interpretability.</w:t>
      </w:r>
    </w:p>
    <w:p w14:paraId="472975AA" w14:textId="77777777" w:rsidR="00E621A5" w:rsidRPr="00E621A5" w:rsidRDefault="00E621A5" w:rsidP="00E621A5">
      <w:pPr>
        <w:wordWrap/>
        <w:spacing w:line="360" w:lineRule="auto"/>
        <w:rPr>
          <w:rFonts w:ascii="Times New Roman" w:hAnsi="Times New Roman" w:cs="Times New Roman"/>
          <w:sz w:val="24"/>
        </w:rPr>
      </w:pPr>
    </w:p>
    <w:p w14:paraId="1C93D606" w14:textId="35525F62" w:rsidR="00E621A5" w:rsidRPr="00E621A5" w:rsidRDefault="00E621A5" w:rsidP="00E621A5">
      <w:pPr>
        <w:wordWrap/>
        <w:spacing w:line="360" w:lineRule="auto"/>
        <w:rPr>
          <w:rFonts w:ascii="Times New Roman" w:hAnsi="Times New Roman" w:cs="Times New Roman"/>
          <w:sz w:val="24"/>
        </w:rPr>
      </w:pPr>
      <w:r w:rsidRPr="00E621A5">
        <w:rPr>
          <w:rFonts w:ascii="Times New Roman" w:hAnsi="Times New Roman" w:cs="Times New Roman"/>
          <w:sz w:val="24"/>
        </w:rPr>
        <w:t>(B) Evaluation metrics of the DBP and RBP classifiers, including recall, specificity, precision, F1-score, MCC, accuracy, balanced accuracy, and AUC-ROC, are summarized to assess overall discrimination performance under different decision thresholds. Both models demonstrated highly robust classification power across metrics, with particularly strong AUC-ROC values indicating reliable separation of binding versus non-binding proteins. Threshold optimization based on Youden’s J statistic yielded optimal cutoffs of 0.7 for the DBP classifier and 0.9 for the RBP classifier, reflecting the higher precision requirement for RBP prediction due to its more heterogeneous sequence determinants.</w:t>
      </w:r>
    </w:p>
    <w:p w14:paraId="6E8660CB" w14:textId="77777777" w:rsidR="00E621A5" w:rsidRPr="00E621A5" w:rsidRDefault="00E621A5" w:rsidP="00E621A5">
      <w:pPr>
        <w:wordWrap/>
        <w:spacing w:line="360" w:lineRule="auto"/>
        <w:rPr>
          <w:rFonts w:ascii="Times New Roman" w:hAnsi="Times New Roman" w:cs="Times New Roman"/>
          <w:sz w:val="24"/>
        </w:rPr>
      </w:pPr>
    </w:p>
    <w:p w14:paraId="343C49ED" w14:textId="315F573B" w:rsidR="00E621A5" w:rsidRPr="00E621A5" w:rsidRDefault="00E621A5" w:rsidP="00E621A5">
      <w:pPr>
        <w:wordWrap/>
        <w:spacing w:line="360" w:lineRule="auto"/>
        <w:rPr>
          <w:rFonts w:ascii="Times New Roman" w:hAnsi="Times New Roman" w:cs="Times New Roman"/>
          <w:sz w:val="24"/>
        </w:rPr>
      </w:pPr>
      <w:r w:rsidRPr="00E621A5">
        <w:rPr>
          <w:rFonts w:ascii="Times New Roman" w:hAnsi="Times New Roman" w:cs="Times New Roman"/>
          <w:sz w:val="24"/>
        </w:rPr>
        <w:t xml:space="preserve">Figure 3. </w:t>
      </w:r>
      <w:del w:id="244" w:author="김한진 [2]" w:date="2026-01-08T15:15:00Z" w16du:dateUtc="2026-01-08T06:15:00Z">
        <w:r w:rsidR="008329A1" w:rsidDel="002F6882">
          <w:rPr>
            <w:rFonts w:ascii="Times New Roman" w:hAnsi="Times New Roman" w:cs="Times New Roman"/>
            <w:sz w:val="24"/>
          </w:rPr>
          <w:br/>
        </w:r>
        <w:r w:rsidR="008329A1" w:rsidDel="002F6882">
          <w:rPr>
            <w:rFonts w:ascii="Times New Roman" w:hAnsi="Times New Roman" w:cs="Times New Roman" w:hint="eastAsia"/>
            <w:sz w:val="24"/>
          </w:rPr>
          <w:delText>제목</w:delText>
        </w:r>
        <w:r w:rsidR="008329A1" w:rsidDel="002F6882">
          <w:rPr>
            <w:rFonts w:ascii="Times New Roman" w:hAnsi="Times New Roman" w:cs="Times New Roman" w:hint="eastAsia"/>
            <w:sz w:val="24"/>
          </w:rPr>
          <w:delText xml:space="preserve"> </w:delText>
        </w:r>
        <w:r w:rsidR="008329A1" w:rsidDel="002F6882">
          <w:rPr>
            <w:rFonts w:ascii="Times New Roman" w:hAnsi="Times New Roman" w:cs="Times New Roman" w:hint="eastAsia"/>
            <w:sz w:val="24"/>
          </w:rPr>
          <w:delText>후보</w:delText>
        </w:r>
        <w:r w:rsidR="008329A1" w:rsidDel="002F6882">
          <w:rPr>
            <w:rFonts w:ascii="Times New Roman" w:hAnsi="Times New Roman" w:cs="Times New Roman" w:hint="eastAsia"/>
            <w:sz w:val="24"/>
          </w:rPr>
          <w:delText xml:space="preserve"> 1. </w:delText>
        </w:r>
        <w:r w:rsidR="008329A1" w:rsidRPr="008329A1" w:rsidDel="002F6882">
          <w:rPr>
            <w:rFonts w:ascii="Times New Roman" w:hAnsi="Times New Roman" w:cs="Times New Roman"/>
            <w:sz w:val="24"/>
          </w:rPr>
          <w:delText>Interpretable domain and residue-level features underlying positive DNA- and RNA-binding protein predictions</w:delText>
        </w:r>
        <w:r w:rsidR="008329A1" w:rsidDel="002F6882">
          <w:rPr>
            <w:rFonts w:ascii="Times New Roman" w:hAnsi="Times New Roman" w:cs="Times New Roman"/>
            <w:sz w:val="24"/>
          </w:rPr>
          <w:delText>.</w:delText>
        </w:r>
        <w:r w:rsidR="008329A1" w:rsidDel="002F6882">
          <w:rPr>
            <w:rFonts w:ascii="Times New Roman" w:hAnsi="Times New Roman" w:cs="Times New Roman"/>
            <w:sz w:val="24"/>
          </w:rPr>
          <w:br/>
        </w:r>
        <w:r w:rsidR="008329A1" w:rsidDel="002F6882">
          <w:rPr>
            <w:rFonts w:ascii="Times New Roman" w:hAnsi="Times New Roman" w:cs="Times New Roman" w:hint="eastAsia"/>
            <w:sz w:val="24"/>
          </w:rPr>
          <w:delText>제목</w:delText>
        </w:r>
        <w:r w:rsidR="008329A1" w:rsidDel="002F6882">
          <w:rPr>
            <w:rFonts w:ascii="Times New Roman" w:hAnsi="Times New Roman" w:cs="Times New Roman" w:hint="eastAsia"/>
            <w:sz w:val="24"/>
          </w:rPr>
          <w:delText xml:space="preserve"> </w:delText>
        </w:r>
        <w:r w:rsidR="008329A1" w:rsidDel="002F6882">
          <w:rPr>
            <w:rFonts w:ascii="Times New Roman" w:hAnsi="Times New Roman" w:cs="Times New Roman" w:hint="eastAsia"/>
            <w:sz w:val="24"/>
          </w:rPr>
          <w:delText>후보</w:delText>
        </w:r>
        <w:r w:rsidR="008329A1" w:rsidDel="002F6882">
          <w:rPr>
            <w:rFonts w:ascii="Times New Roman" w:hAnsi="Times New Roman" w:cs="Times New Roman" w:hint="eastAsia"/>
            <w:sz w:val="24"/>
          </w:rPr>
          <w:delText xml:space="preserve"> 2. </w:delText>
        </w:r>
      </w:del>
      <w:r w:rsidR="008329A1" w:rsidRPr="008329A1">
        <w:rPr>
          <w:rFonts w:ascii="Times New Roman" w:hAnsi="Times New Roman" w:cs="Times New Roman"/>
          <w:sz w:val="24"/>
        </w:rPr>
        <w:t>Domain architecture and residue-level interpretability of positive DNA- and RNA-binding protein predictions</w:t>
      </w:r>
    </w:p>
    <w:p w14:paraId="251E6A9F" w14:textId="1FF33885" w:rsidR="00E621A5" w:rsidRDefault="00E621A5" w:rsidP="00E621A5">
      <w:pPr>
        <w:wordWrap/>
        <w:spacing w:line="360" w:lineRule="auto"/>
        <w:rPr>
          <w:rFonts w:ascii="Times New Roman" w:hAnsi="Times New Roman" w:cs="Times New Roman"/>
          <w:sz w:val="24"/>
        </w:rPr>
      </w:pPr>
      <w:r w:rsidRPr="00E621A5">
        <w:rPr>
          <w:rFonts w:ascii="Times New Roman" w:hAnsi="Times New Roman" w:cs="Times New Roman"/>
          <w:sz w:val="24"/>
        </w:rPr>
        <w:t>(</w:t>
      </w:r>
      <w:r w:rsidR="0018204B">
        <w:rPr>
          <w:rFonts w:ascii="Times New Roman" w:hAnsi="Times New Roman" w:cs="Times New Roman"/>
          <w:sz w:val="24"/>
        </w:rPr>
        <w:t>A</w:t>
      </w:r>
      <w:r w:rsidRPr="00E621A5">
        <w:rPr>
          <w:rFonts w:ascii="Times New Roman" w:hAnsi="Times New Roman" w:cs="Times New Roman"/>
          <w:sz w:val="24"/>
        </w:rPr>
        <w:t>) Distribution of proteins by the number of annotated IPR domains for DBP-positive/negative and RBP-positive/negative predictions.</w:t>
      </w:r>
    </w:p>
    <w:p w14:paraId="5E304E08" w14:textId="04EE3FB2" w:rsidR="0018204B" w:rsidRPr="0018204B" w:rsidRDefault="0018204B" w:rsidP="00E621A5">
      <w:pPr>
        <w:wordWrap/>
        <w:spacing w:line="360" w:lineRule="auto"/>
        <w:rPr>
          <w:rFonts w:ascii="Times New Roman" w:hAnsi="Times New Roman" w:cs="Times New Roman"/>
          <w:sz w:val="24"/>
        </w:rPr>
      </w:pPr>
      <w:r>
        <w:rPr>
          <w:rFonts w:ascii="Times New Roman" w:hAnsi="Times New Roman" w:cs="Times New Roman" w:hint="eastAsia"/>
          <w:sz w:val="24"/>
        </w:rPr>
        <w:t>(</w:t>
      </w:r>
      <w:r>
        <w:rPr>
          <w:rFonts w:ascii="Times New Roman" w:hAnsi="Times New Roman" w:cs="Times New Roman"/>
          <w:sz w:val="24"/>
        </w:rPr>
        <w:t xml:space="preserve">B) </w:t>
      </w:r>
      <w:ins w:id="245" w:author="김한진 [2]" w:date="2026-01-08T15:15:00Z" w16du:dateUtc="2026-01-08T06:15:00Z">
        <w:r w:rsidR="002F6882" w:rsidRPr="002F6882">
          <w:rPr>
            <w:rFonts w:ascii="Times New Roman" w:hAnsi="Times New Roman" w:cs="Times New Roman"/>
            <w:sz w:val="24"/>
          </w:rPr>
          <w:t xml:space="preserve">Proportional representation of the top 10 most frequent </w:t>
        </w:r>
      </w:ins>
      <w:ins w:id="246" w:author="김한진 [2]" w:date="2026-01-08T17:08:00Z" w16du:dateUtc="2026-01-08T08:08:00Z">
        <w:r w:rsidR="005629B5">
          <w:rPr>
            <w:rFonts w:ascii="Times New Roman" w:hAnsi="Times New Roman" w:cs="Times New Roman"/>
            <w:sz w:val="24"/>
          </w:rPr>
          <w:t>InterPro</w:t>
        </w:r>
      </w:ins>
      <w:ins w:id="247" w:author="김한진 [2]" w:date="2026-01-08T15:15:00Z" w16du:dateUtc="2026-01-08T06:15:00Z">
        <w:r w:rsidR="002F6882" w:rsidRPr="002F6882">
          <w:rPr>
            <w:rFonts w:ascii="Times New Roman" w:hAnsi="Times New Roman" w:cs="Times New Roman"/>
            <w:sz w:val="24"/>
          </w:rPr>
          <w:t xml:space="preserve"> domains within the total IPR annotations for DBP-positive/negative and RBP-positive/negative prediction groups.</w:t>
        </w:r>
      </w:ins>
    </w:p>
    <w:p w14:paraId="1AED19E0" w14:textId="73E8CC92" w:rsidR="00E621A5" w:rsidRDefault="00E621A5" w:rsidP="00E621A5">
      <w:pPr>
        <w:wordWrap/>
        <w:spacing w:line="360" w:lineRule="auto"/>
        <w:rPr>
          <w:ins w:id="248" w:author="김한진 [2]" w:date="2026-01-08T15:16:00Z" w16du:dateUtc="2026-01-08T06:16:00Z"/>
          <w:rFonts w:ascii="Times New Roman" w:hAnsi="Times New Roman" w:cs="Times New Roman"/>
          <w:sz w:val="24"/>
        </w:rPr>
      </w:pPr>
      <w:r w:rsidRPr="00E621A5">
        <w:rPr>
          <w:rFonts w:ascii="Times New Roman" w:hAnsi="Times New Roman" w:cs="Times New Roman"/>
          <w:sz w:val="24"/>
        </w:rPr>
        <w:t xml:space="preserve">(C) </w:t>
      </w:r>
      <w:ins w:id="249" w:author="김한진 [2]" w:date="2026-01-08T15:16:00Z" w16du:dateUtc="2026-01-08T06:16:00Z">
        <w:r w:rsidR="002F6882" w:rsidRPr="002F6882">
          <w:rPr>
            <w:rFonts w:ascii="Times New Roman" w:hAnsi="Times New Roman" w:cs="Times New Roman"/>
            <w:sz w:val="24"/>
          </w:rPr>
          <w:t xml:space="preserve">Comparison of summed maximum VAT scores across the top 10 enriched </w:t>
        </w:r>
      </w:ins>
      <w:ins w:id="250" w:author="김한진 [2]" w:date="2026-01-08T17:08:00Z" w16du:dateUtc="2026-01-08T08:08:00Z">
        <w:r w:rsidR="005629B5">
          <w:rPr>
            <w:rFonts w:ascii="Times New Roman" w:hAnsi="Times New Roman" w:cs="Times New Roman"/>
            <w:sz w:val="24"/>
          </w:rPr>
          <w:t>InterPro</w:t>
        </w:r>
      </w:ins>
      <w:ins w:id="251" w:author="김한진 [2]" w:date="2026-01-08T15:16:00Z" w16du:dateUtc="2026-01-08T06:16:00Z">
        <w:r w:rsidR="002F6882" w:rsidRPr="002F6882">
          <w:rPr>
            <w:rFonts w:ascii="Times New Roman" w:hAnsi="Times New Roman" w:cs="Times New Roman"/>
            <w:sz w:val="24"/>
          </w:rPr>
          <w:t xml:space="preserve"> domains </w:t>
        </w:r>
        <w:r w:rsidR="002F6882" w:rsidRPr="002F6882">
          <w:rPr>
            <w:rFonts w:ascii="Times New Roman" w:hAnsi="Times New Roman" w:cs="Times New Roman"/>
            <w:sz w:val="24"/>
          </w:rPr>
          <w:lastRenderedPageBreak/>
          <w:t>between positive and negative prediction groups for DBP and RBP models.</w:t>
        </w:r>
      </w:ins>
    </w:p>
    <w:p w14:paraId="5B5783B4" w14:textId="6243C62F" w:rsidR="002F6882" w:rsidRPr="00E621A5" w:rsidRDefault="002F6882" w:rsidP="00E621A5">
      <w:pPr>
        <w:wordWrap/>
        <w:spacing w:line="360" w:lineRule="auto"/>
        <w:rPr>
          <w:rFonts w:ascii="Times New Roman" w:hAnsi="Times New Roman" w:cs="Times New Roman"/>
          <w:sz w:val="24"/>
        </w:rPr>
      </w:pPr>
      <w:ins w:id="252" w:author="김한진 [2]" w:date="2026-01-08T15:16:00Z" w16du:dateUtc="2026-01-08T06:16:00Z">
        <w:r w:rsidRPr="002F6882">
          <w:rPr>
            <w:rFonts w:ascii="Times New Roman" w:hAnsi="Times New Roman" w:cs="Times New Roman"/>
            <w:sz w:val="24"/>
          </w:rPr>
          <w:t>Asterisks indicate statistical significance (***P &lt; 0.001).</w:t>
        </w:r>
      </w:ins>
    </w:p>
    <w:p w14:paraId="15065E20" w14:textId="77777777" w:rsidR="00E621A5" w:rsidRPr="00E621A5" w:rsidRDefault="00E621A5" w:rsidP="00E621A5">
      <w:pPr>
        <w:wordWrap/>
        <w:spacing w:line="360" w:lineRule="auto"/>
        <w:rPr>
          <w:rFonts w:ascii="Times New Roman" w:hAnsi="Times New Roman" w:cs="Times New Roman"/>
          <w:sz w:val="24"/>
        </w:rPr>
      </w:pPr>
    </w:p>
    <w:p w14:paraId="35545A18" w14:textId="77777777" w:rsidR="00AB2AC3" w:rsidRPr="00AB2AC3" w:rsidRDefault="00E621A5" w:rsidP="00AB2AC3">
      <w:pPr>
        <w:wordWrap/>
        <w:spacing w:line="360" w:lineRule="auto"/>
        <w:rPr>
          <w:ins w:id="253" w:author="김한진" w:date="2026-01-18T15:39:00Z" w16du:dateUtc="2026-01-18T06:39:00Z"/>
          <w:rFonts w:ascii="Times New Roman" w:hAnsi="Times New Roman" w:cs="Times New Roman"/>
          <w:sz w:val="24"/>
        </w:rPr>
      </w:pPr>
      <w:r w:rsidRPr="00E621A5">
        <w:rPr>
          <w:rFonts w:ascii="Times New Roman" w:hAnsi="Times New Roman" w:cs="Times New Roman"/>
          <w:sz w:val="24"/>
        </w:rPr>
        <w:t xml:space="preserve">Figure 4. </w:t>
      </w:r>
      <w:ins w:id="254" w:author="김한진" w:date="2026-01-18T15:39:00Z" w16du:dateUtc="2026-01-18T06:39:00Z">
        <w:r w:rsidR="00AB2AC3" w:rsidRPr="00AB2AC3">
          <w:rPr>
            <w:rFonts w:ascii="Times New Roman" w:hAnsi="Times New Roman" w:cs="Times New Roman"/>
            <w:sz w:val="24"/>
          </w:rPr>
          <w:t>Representative examples showing the distribution of z-normalized value-aware attention (VAT) scores along protein sequences predicted as nucleic acid binding. VAT scores are shown across the full-length sequence (top), with functional domains annotated below based on InterProScan.</w:t>
        </w:r>
      </w:ins>
    </w:p>
    <w:p w14:paraId="001112E1" w14:textId="77777777" w:rsidR="00AB2AC3" w:rsidRPr="00AB2AC3" w:rsidRDefault="00AB2AC3" w:rsidP="00AB2AC3">
      <w:pPr>
        <w:wordWrap/>
        <w:spacing w:line="360" w:lineRule="auto"/>
        <w:rPr>
          <w:ins w:id="255" w:author="김한진" w:date="2026-01-18T15:39:00Z" w16du:dateUtc="2026-01-18T06:39:00Z"/>
          <w:rFonts w:ascii="Times New Roman" w:hAnsi="Times New Roman" w:cs="Times New Roman"/>
          <w:sz w:val="24"/>
        </w:rPr>
      </w:pPr>
      <w:ins w:id="256" w:author="김한진" w:date="2026-01-18T15:39:00Z" w16du:dateUtc="2026-01-18T06:39:00Z">
        <w:r w:rsidRPr="00AB2AC3">
          <w:rPr>
            <w:rFonts w:ascii="Times New Roman" w:hAnsi="Times New Roman" w:cs="Times New Roman"/>
            <w:sz w:val="24"/>
          </w:rPr>
          <w:t>(A) TRIM24, a DNA-binding protein with multiple zinc finger and bromodomain regions, shows elevated VAT scores over annotated functional domains.</w:t>
        </w:r>
      </w:ins>
    </w:p>
    <w:p w14:paraId="2A0DF225" w14:textId="77777777" w:rsidR="00AB2AC3" w:rsidRPr="00AB2AC3" w:rsidRDefault="00AB2AC3" w:rsidP="00AB2AC3">
      <w:pPr>
        <w:wordWrap/>
        <w:spacing w:line="360" w:lineRule="auto"/>
        <w:rPr>
          <w:ins w:id="257" w:author="김한진" w:date="2026-01-18T15:39:00Z" w16du:dateUtc="2026-01-18T06:39:00Z"/>
          <w:rFonts w:ascii="Times New Roman" w:hAnsi="Times New Roman" w:cs="Times New Roman"/>
          <w:sz w:val="24"/>
        </w:rPr>
      </w:pPr>
      <w:ins w:id="258" w:author="김한진" w:date="2026-01-18T15:39:00Z" w16du:dateUtc="2026-01-18T06:39:00Z">
        <w:r w:rsidRPr="00AB2AC3">
          <w:rPr>
            <w:rFonts w:ascii="Times New Roman" w:hAnsi="Times New Roman" w:cs="Times New Roman"/>
            <w:sz w:val="24"/>
          </w:rPr>
          <w:t>(B) RHOXF2 exhibits sharply localized VAT enrichment within its annotated homeodomain.</w:t>
        </w:r>
      </w:ins>
    </w:p>
    <w:p w14:paraId="740F35F4" w14:textId="77777777" w:rsidR="00AB2AC3" w:rsidRPr="00AB2AC3" w:rsidRDefault="00AB2AC3" w:rsidP="00AB2AC3">
      <w:pPr>
        <w:wordWrap/>
        <w:spacing w:line="360" w:lineRule="auto"/>
        <w:rPr>
          <w:ins w:id="259" w:author="김한진" w:date="2026-01-18T15:39:00Z" w16du:dateUtc="2026-01-18T06:39:00Z"/>
          <w:rFonts w:ascii="Times New Roman" w:hAnsi="Times New Roman" w:cs="Times New Roman"/>
          <w:sz w:val="24"/>
        </w:rPr>
      </w:pPr>
      <w:ins w:id="260" w:author="김한진" w:date="2026-01-18T15:39:00Z" w16du:dateUtc="2026-01-18T06:39:00Z">
        <w:r w:rsidRPr="00AB2AC3">
          <w:rPr>
            <w:rFonts w:ascii="Times New Roman" w:hAnsi="Times New Roman" w:cs="Times New Roman"/>
            <w:sz w:val="24"/>
          </w:rPr>
          <w:t>(C) U2SURP displays increased VAT scores across multiple RNA-related domains, including RRM, SWAP/Surp, CID, and Cwf21 domains.</w:t>
        </w:r>
      </w:ins>
    </w:p>
    <w:p w14:paraId="3055AA7F" w14:textId="0695C82E" w:rsidR="00E621A5" w:rsidDel="00AB2AC3" w:rsidRDefault="00AB2AC3" w:rsidP="00AB2AC3">
      <w:pPr>
        <w:wordWrap/>
        <w:spacing w:line="360" w:lineRule="auto"/>
        <w:rPr>
          <w:del w:id="261" w:author="김한진" w:date="2026-01-18T15:35:00Z" w16du:dateUtc="2026-01-18T06:35:00Z"/>
          <w:rFonts w:ascii="Times New Roman" w:hAnsi="Times New Roman" w:cs="Times New Roman"/>
          <w:sz w:val="24"/>
        </w:rPr>
      </w:pPr>
      <w:ins w:id="262" w:author="김한진" w:date="2026-01-18T15:39:00Z" w16du:dateUtc="2026-01-18T06:39:00Z">
        <w:r w:rsidRPr="00AB2AC3">
          <w:rPr>
            <w:rFonts w:ascii="Times New Roman" w:hAnsi="Times New Roman" w:cs="Times New Roman"/>
            <w:sz w:val="24"/>
          </w:rPr>
          <w:t>(D) HNRNPH3 shows consistent VAT enrichment within its two RNA recognition motif (RRM) domains.</w:t>
        </w:r>
      </w:ins>
      <w:del w:id="263" w:author="김한진" w:date="2026-01-18T15:35:00Z" w16du:dateUtc="2026-01-18T06:35:00Z">
        <w:r w:rsidR="00E621A5" w:rsidRPr="00E621A5" w:rsidDel="00AB2AC3">
          <w:rPr>
            <w:rFonts w:ascii="Times New Roman" w:hAnsi="Times New Roman" w:cs="Times New Roman"/>
            <w:sz w:val="24"/>
          </w:rPr>
          <w:delText>Enriched IPR categories in positive vs. negative prediction groups</w:delText>
        </w:r>
      </w:del>
    </w:p>
    <w:p w14:paraId="6F6FE077" w14:textId="77777777" w:rsidR="00AB2AC3" w:rsidRPr="00E621A5" w:rsidRDefault="00AB2AC3" w:rsidP="00AB2AC3">
      <w:pPr>
        <w:wordWrap/>
        <w:spacing w:line="360" w:lineRule="auto"/>
        <w:rPr>
          <w:ins w:id="264" w:author="김한진" w:date="2026-01-18T15:35:00Z" w16du:dateUtc="2026-01-18T06:35:00Z"/>
          <w:rFonts w:ascii="Times New Roman" w:hAnsi="Times New Roman" w:cs="Times New Roman"/>
          <w:sz w:val="24"/>
        </w:rPr>
      </w:pPr>
    </w:p>
    <w:p w14:paraId="617A9ECE" w14:textId="6634C210" w:rsidR="00E621A5" w:rsidRPr="00E621A5" w:rsidDel="00AB2AC3" w:rsidRDefault="003F162F" w:rsidP="00AB2AC3">
      <w:pPr>
        <w:wordWrap/>
        <w:spacing w:line="360" w:lineRule="auto"/>
        <w:rPr>
          <w:del w:id="265" w:author="김한진" w:date="2026-01-18T15:35:00Z" w16du:dateUtc="2026-01-18T06:35:00Z"/>
          <w:rFonts w:ascii="Times New Roman" w:hAnsi="Times New Roman" w:cs="Times New Roman"/>
          <w:sz w:val="24"/>
        </w:rPr>
      </w:pPr>
      <w:ins w:id="266" w:author="김한진 [2]" w:date="2026-01-08T15:17:00Z" w16du:dateUtc="2026-01-08T06:17:00Z">
        <w:del w:id="267" w:author="김한진" w:date="2026-01-18T15:35:00Z" w16du:dateUtc="2026-01-18T06:35:00Z">
          <w:r w:rsidDel="00AB2AC3">
            <w:rPr>
              <w:rFonts w:ascii="Times New Roman" w:hAnsi="Times New Roman" w:cs="Times New Roman" w:hint="eastAsia"/>
              <w:sz w:val="24"/>
            </w:rPr>
            <w:delText>(</w:delText>
          </w:r>
          <w:r w:rsidDel="00AB2AC3">
            <w:rPr>
              <w:rFonts w:ascii="Times New Roman" w:hAnsi="Times New Roman" w:cs="Times New Roman"/>
              <w:sz w:val="24"/>
            </w:rPr>
            <w:delText>A)</w:delText>
          </w:r>
        </w:del>
      </w:ins>
    </w:p>
    <w:p w14:paraId="6ABA53B4" w14:textId="268A2C7E" w:rsidR="00E621A5" w:rsidDel="00AB2AC3" w:rsidRDefault="003F162F" w:rsidP="00AB2AC3">
      <w:pPr>
        <w:wordWrap/>
        <w:spacing w:line="360" w:lineRule="auto"/>
        <w:rPr>
          <w:ins w:id="268" w:author="김한진 [2]" w:date="2026-01-08T15:17:00Z" w16du:dateUtc="2026-01-08T06:17:00Z"/>
          <w:del w:id="269" w:author="김한진" w:date="2026-01-18T15:35:00Z" w16du:dateUtc="2026-01-18T06:35:00Z"/>
          <w:rFonts w:ascii="Times New Roman" w:hAnsi="Times New Roman" w:cs="Times New Roman"/>
          <w:sz w:val="24"/>
        </w:rPr>
      </w:pPr>
      <w:ins w:id="270" w:author="김한진 [2]" w:date="2026-01-08T15:17:00Z" w16du:dateUtc="2026-01-08T06:17:00Z">
        <w:del w:id="271" w:author="김한진" w:date="2026-01-18T15:35:00Z" w16du:dateUtc="2026-01-18T06:35:00Z">
          <w:r w:rsidDel="00AB2AC3">
            <w:rPr>
              <w:rFonts w:ascii="Times New Roman" w:hAnsi="Times New Roman" w:cs="Times New Roman"/>
              <w:sz w:val="24"/>
            </w:rPr>
            <w:delText>(B)</w:delText>
          </w:r>
        </w:del>
      </w:ins>
    </w:p>
    <w:p w14:paraId="28FE09EE" w14:textId="42B0E75D" w:rsidR="003F162F" w:rsidDel="00AB2AC3" w:rsidRDefault="003F162F" w:rsidP="00AB2AC3">
      <w:pPr>
        <w:wordWrap/>
        <w:spacing w:line="360" w:lineRule="auto"/>
        <w:rPr>
          <w:ins w:id="272" w:author="김한진 [2]" w:date="2026-01-08T15:17:00Z" w16du:dateUtc="2026-01-08T06:17:00Z"/>
          <w:del w:id="273" w:author="김한진" w:date="2026-01-18T15:35:00Z" w16du:dateUtc="2026-01-18T06:35:00Z"/>
          <w:rFonts w:ascii="Times New Roman" w:hAnsi="Times New Roman" w:cs="Times New Roman"/>
          <w:sz w:val="24"/>
        </w:rPr>
      </w:pPr>
      <w:ins w:id="274" w:author="김한진 [2]" w:date="2026-01-08T15:17:00Z" w16du:dateUtc="2026-01-08T06:17:00Z">
        <w:del w:id="275" w:author="김한진" w:date="2026-01-18T15:35:00Z" w16du:dateUtc="2026-01-18T06:35:00Z">
          <w:r w:rsidDel="00AB2AC3">
            <w:rPr>
              <w:rFonts w:ascii="Times New Roman" w:hAnsi="Times New Roman" w:cs="Times New Roman"/>
              <w:sz w:val="24"/>
            </w:rPr>
            <w:delText>(C)</w:delText>
          </w:r>
        </w:del>
      </w:ins>
    </w:p>
    <w:p w14:paraId="4E5327F3" w14:textId="3FF7DAD9" w:rsidR="003F162F" w:rsidDel="00AB2AC3" w:rsidRDefault="003F162F" w:rsidP="00AB2AC3">
      <w:pPr>
        <w:wordWrap/>
        <w:spacing w:line="360" w:lineRule="auto"/>
        <w:rPr>
          <w:ins w:id="276" w:author="김한진 [2]" w:date="2026-01-08T15:17:00Z" w16du:dateUtc="2026-01-08T06:17:00Z"/>
          <w:del w:id="277" w:author="김한진" w:date="2026-01-18T15:35:00Z" w16du:dateUtc="2026-01-18T06:35:00Z"/>
          <w:rFonts w:ascii="Times New Roman" w:hAnsi="Times New Roman" w:cs="Times New Roman"/>
          <w:sz w:val="24"/>
        </w:rPr>
      </w:pPr>
      <w:ins w:id="278" w:author="김한진 [2]" w:date="2026-01-08T15:17:00Z" w16du:dateUtc="2026-01-08T06:17:00Z">
        <w:del w:id="279" w:author="김한진" w:date="2026-01-18T15:35:00Z" w16du:dateUtc="2026-01-18T06:35:00Z">
          <w:r w:rsidDel="00AB2AC3">
            <w:rPr>
              <w:rFonts w:ascii="Times New Roman" w:hAnsi="Times New Roman" w:cs="Times New Roman"/>
              <w:sz w:val="24"/>
            </w:rPr>
            <w:delText>(D)</w:delText>
          </w:r>
        </w:del>
      </w:ins>
    </w:p>
    <w:p w14:paraId="478B44FD" w14:textId="77777777" w:rsidR="003F162F" w:rsidRPr="00E621A5" w:rsidRDefault="003F162F" w:rsidP="00AB2AC3">
      <w:pPr>
        <w:wordWrap/>
        <w:spacing w:line="360" w:lineRule="auto"/>
        <w:rPr>
          <w:rFonts w:ascii="Times New Roman" w:hAnsi="Times New Roman" w:cs="Times New Roman"/>
          <w:sz w:val="24"/>
        </w:rPr>
      </w:pPr>
    </w:p>
    <w:p w14:paraId="092A217F" w14:textId="7515403E" w:rsidR="00E621A5" w:rsidRPr="00E621A5" w:rsidRDefault="00E621A5" w:rsidP="00E621A5">
      <w:pPr>
        <w:wordWrap/>
        <w:spacing w:line="360" w:lineRule="auto"/>
        <w:rPr>
          <w:rFonts w:ascii="Times New Roman" w:hAnsi="Times New Roman" w:cs="Times New Roman"/>
          <w:sz w:val="24"/>
        </w:rPr>
      </w:pPr>
      <w:r w:rsidRPr="00E621A5">
        <w:rPr>
          <w:rFonts w:ascii="Times New Roman" w:hAnsi="Times New Roman" w:cs="Times New Roman"/>
          <w:sz w:val="24"/>
        </w:rPr>
        <w:t>Figure S1.</w:t>
      </w:r>
      <w:ins w:id="280" w:author="김한진 [2]" w:date="2026-01-08T17:06:00Z" w16du:dateUtc="2026-01-08T08:06:00Z">
        <w:r w:rsidR="003E59EB">
          <w:rPr>
            <w:rFonts w:ascii="Times New Roman" w:hAnsi="Times New Roman" w:cs="Times New Roman" w:hint="eastAsia"/>
            <w:sz w:val="24"/>
          </w:rPr>
          <w:t xml:space="preserve"> </w:t>
        </w:r>
        <w:r w:rsidR="003E59EB" w:rsidRPr="003E59EB">
          <w:rPr>
            <w:rFonts w:ascii="Times New Roman" w:hAnsi="Times New Roman" w:cs="Times New Roman"/>
            <w:sz w:val="24"/>
          </w:rPr>
          <w:t>Protein sequence length distributions and input size selection.</w:t>
        </w:r>
      </w:ins>
    </w:p>
    <w:p w14:paraId="6D2F0EA7" w14:textId="77777777" w:rsidR="003E59EB" w:rsidRPr="003E59EB" w:rsidRDefault="003E59EB" w:rsidP="003E59EB">
      <w:pPr>
        <w:wordWrap/>
        <w:spacing w:line="360" w:lineRule="auto"/>
        <w:rPr>
          <w:ins w:id="281" w:author="김한진 [2]" w:date="2026-01-08T17:07:00Z" w16du:dateUtc="2026-01-08T08:07:00Z"/>
          <w:rFonts w:ascii="Times New Roman" w:hAnsi="Times New Roman" w:cs="Times New Roman"/>
          <w:sz w:val="24"/>
        </w:rPr>
      </w:pPr>
      <w:ins w:id="282" w:author="김한진 [2]" w:date="2026-01-08T17:07:00Z" w16du:dateUtc="2026-01-08T08:07:00Z">
        <w:r w:rsidRPr="003E59EB">
          <w:rPr>
            <w:rFonts w:ascii="Times New Roman" w:hAnsi="Times New Roman" w:cs="Times New Roman"/>
            <w:sz w:val="24"/>
          </w:rPr>
          <w:t>(A) Length distributions of protein sequences annotated as DNA-binding (blue) and RNA-binding (red). The dashed vertical line indicates the selected input length cutoff of 1,024 amino acids.</w:t>
        </w:r>
      </w:ins>
    </w:p>
    <w:p w14:paraId="415202B8" w14:textId="77777777" w:rsidR="003E59EB" w:rsidRPr="003E59EB" w:rsidRDefault="003E59EB" w:rsidP="003E59EB">
      <w:pPr>
        <w:wordWrap/>
        <w:spacing w:line="360" w:lineRule="auto"/>
        <w:rPr>
          <w:ins w:id="283" w:author="김한진 [2]" w:date="2026-01-08T17:07:00Z" w16du:dateUtc="2026-01-08T08:07:00Z"/>
          <w:rFonts w:ascii="Times New Roman" w:hAnsi="Times New Roman" w:cs="Times New Roman"/>
          <w:sz w:val="24"/>
        </w:rPr>
      </w:pPr>
      <w:ins w:id="284" w:author="김한진 [2]" w:date="2026-01-08T17:07:00Z" w16du:dateUtc="2026-01-08T08:07:00Z">
        <w:r w:rsidRPr="003E59EB">
          <w:rPr>
            <w:rFonts w:ascii="Times New Roman" w:hAnsi="Times New Roman" w:cs="Times New Roman"/>
            <w:sz w:val="24"/>
          </w:rPr>
          <w:t>(B) Length distributions of non–DNA-binding and non–RNA-binding protein sequences, shown using the same cutoff.</w:t>
        </w:r>
      </w:ins>
    </w:p>
    <w:p w14:paraId="3053B757" w14:textId="023F35D3" w:rsidR="00E621A5" w:rsidRDefault="003E59EB" w:rsidP="003E59EB">
      <w:pPr>
        <w:wordWrap/>
        <w:spacing w:line="360" w:lineRule="auto"/>
        <w:rPr>
          <w:ins w:id="285" w:author="김한진 [2]" w:date="2026-01-08T17:07:00Z" w16du:dateUtc="2026-01-08T08:07:00Z"/>
          <w:rFonts w:ascii="Times New Roman" w:hAnsi="Times New Roman" w:cs="Times New Roman"/>
          <w:sz w:val="24"/>
        </w:rPr>
      </w:pPr>
      <w:ins w:id="286" w:author="김한진 [2]" w:date="2026-01-08T17:07:00Z" w16du:dateUtc="2026-01-08T08:07:00Z">
        <w:r w:rsidRPr="003E59EB">
          <w:rPr>
            <w:rFonts w:ascii="Times New Roman" w:hAnsi="Times New Roman" w:cs="Times New Roman"/>
            <w:sz w:val="24"/>
          </w:rPr>
          <w:t>Across both binding and non-binding groups, the majority of protein sequences fell within the 1,024-residue limit, covering approximately 91% of DNA-binding, 88% of RNA-binding, 87% of non–DNA-binding, and 88% of non–RNA-binding proteins. This distribution supported the use of a fixed input length of 1,024 residues for ESM-2–based model training, with longer sequences truncated and shorter sequences padded.</w:t>
        </w:r>
      </w:ins>
    </w:p>
    <w:p w14:paraId="6972F4F6" w14:textId="77777777" w:rsidR="003E59EB" w:rsidRPr="003E59EB" w:rsidRDefault="003E59EB" w:rsidP="003E59EB">
      <w:pPr>
        <w:wordWrap/>
        <w:spacing w:line="360" w:lineRule="auto"/>
        <w:rPr>
          <w:rFonts w:ascii="Times New Roman" w:hAnsi="Times New Roman" w:cs="Times New Roman"/>
          <w:sz w:val="24"/>
        </w:rPr>
      </w:pPr>
    </w:p>
    <w:p w14:paraId="16AD52E9" w14:textId="04DFB17D" w:rsidR="00E621A5" w:rsidRPr="00E621A5" w:rsidRDefault="00E621A5" w:rsidP="00E621A5">
      <w:pPr>
        <w:wordWrap/>
        <w:spacing w:line="360" w:lineRule="auto"/>
        <w:rPr>
          <w:rFonts w:ascii="Times New Roman" w:hAnsi="Times New Roman" w:cs="Times New Roman"/>
          <w:sz w:val="24"/>
        </w:rPr>
      </w:pPr>
      <w:r w:rsidRPr="00E621A5">
        <w:rPr>
          <w:rFonts w:ascii="Times New Roman" w:hAnsi="Times New Roman" w:cs="Times New Roman"/>
          <w:sz w:val="24"/>
        </w:rPr>
        <w:t>Figure S2.</w:t>
      </w:r>
      <w:ins w:id="287" w:author="김한진 [2]" w:date="2026-01-08T17:06:00Z" w16du:dateUtc="2026-01-08T08:06:00Z">
        <w:r w:rsidR="003E59EB">
          <w:rPr>
            <w:rFonts w:ascii="Times New Roman" w:hAnsi="Times New Roman" w:cs="Times New Roman" w:hint="eastAsia"/>
            <w:sz w:val="24"/>
          </w:rPr>
          <w:t xml:space="preserve"> </w:t>
        </w:r>
        <w:r w:rsidR="003E59EB" w:rsidRPr="003E59EB">
          <w:rPr>
            <w:rFonts w:ascii="Times New Roman" w:hAnsi="Times New Roman" w:cs="Times New Roman"/>
            <w:sz w:val="24"/>
          </w:rPr>
          <w:t>Determination of optimal classification thresholds for DBP and RBP models.</w:t>
        </w:r>
      </w:ins>
    </w:p>
    <w:p w14:paraId="4F425EC7" w14:textId="77777777" w:rsidR="003E59EB" w:rsidRPr="003E59EB" w:rsidRDefault="003E59EB" w:rsidP="003E59EB">
      <w:pPr>
        <w:wordWrap/>
        <w:spacing w:line="360" w:lineRule="auto"/>
        <w:rPr>
          <w:ins w:id="288" w:author="김한진 [2]" w:date="2026-01-08T17:07:00Z" w16du:dateUtc="2026-01-08T08:07:00Z"/>
          <w:rFonts w:ascii="Times New Roman" w:hAnsi="Times New Roman" w:cs="Times New Roman"/>
          <w:sz w:val="24"/>
        </w:rPr>
      </w:pPr>
      <w:ins w:id="289" w:author="김한진 [2]" w:date="2026-01-08T17:07:00Z" w16du:dateUtc="2026-01-08T08:07:00Z">
        <w:r w:rsidRPr="003E59EB">
          <w:rPr>
            <w:rFonts w:ascii="Times New Roman" w:hAnsi="Times New Roman" w:cs="Times New Roman"/>
            <w:sz w:val="24"/>
          </w:rPr>
          <w:t>(A) Performance metrics, including accuracy, balanced accuracy, precision, recall, F1-score, specificity, and Matthews correlation coefficient (MCC), evaluated across a range of probability thresholds for the DNA-binding protein (DBP; top) and RNA-binding protein (RBP; bottom) models. Dashed vertical lines indicate the threshold values that maximize the MCC for each model.</w:t>
        </w:r>
      </w:ins>
    </w:p>
    <w:p w14:paraId="12526101" w14:textId="403AD295" w:rsidR="00E621A5" w:rsidRDefault="003E59EB" w:rsidP="003E59EB">
      <w:pPr>
        <w:wordWrap/>
        <w:spacing w:line="360" w:lineRule="auto"/>
        <w:rPr>
          <w:ins w:id="290" w:author="김한진 [2]" w:date="2026-01-08T17:07:00Z" w16du:dateUtc="2026-01-08T08:07:00Z"/>
          <w:rFonts w:ascii="Times New Roman" w:hAnsi="Times New Roman" w:cs="Times New Roman"/>
          <w:sz w:val="24"/>
        </w:rPr>
      </w:pPr>
      <w:ins w:id="291" w:author="김한진 [2]" w:date="2026-01-08T17:07:00Z" w16du:dateUtc="2026-01-08T08:07:00Z">
        <w:r w:rsidRPr="003E59EB">
          <w:rPr>
            <w:rFonts w:ascii="Times New Roman" w:hAnsi="Times New Roman" w:cs="Times New Roman"/>
            <w:sz w:val="24"/>
          </w:rPr>
          <w:lastRenderedPageBreak/>
          <w:t>(B) Distributions of predicted binding probabilities for DBP (top) and RBP (bottom) models. Red dashed lines denote the selected MCC-based thresholds, separating positive and negative predicted groups. These thresholds were used for all downstream analyses.</w:t>
        </w:r>
      </w:ins>
    </w:p>
    <w:p w14:paraId="6835C38E" w14:textId="77777777" w:rsidR="003E59EB" w:rsidRPr="00E621A5" w:rsidRDefault="003E59EB" w:rsidP="003E59EB">
      <w:pPr>
        <w:wordWrap/>
        <w:spacing w:line="360" w:lineRule="auto"/>
        <w:rPr>
          <w:rFonts w:ascii="Times New Roman" w:hAnsi="Times New Roman" w:cs="Times New Roman"/>
          <w:sz w:val="24"/>
        </w:rPr>
      </w:pPr>
    </w:p>
    <w:p w14:paraId="7D602B37" w14:textId="5182A356" w:rsidR="00E621A5" w:rsidRPr="00E621A5" w:rsidRDefault="00E621A5" w:rsidP="00E621A5">
      <w:pPr>
        <w:wordWrap/>
        <w:spacing w:line="360" w:lineRule="auto"/>
        <w:rPr>
          <w:rFonts w:ascii="Times New Roman" w:hAnsi="Times New Roman" w:cs="Times New Roman"/>
          <w:sz w:val="24"/>
        </w:rPr>
      </w:pPr>
      <w:r w:rsidRPr="00E621A5">
        <w:rPr>
          <w:rFonts w:ascii="Times New Roman" w:hAnsi="Times New Roman" w:cs="Times New Roman"/>
          <w:sz w:val="24"/>
        </w:rPr>
        <w:t>Figure S3.</w:t>
      </w:r>
      <w:ins w:id="292" w:author="김한진 [2]" w:date="2026-01-08T17:06:00Z" w16du:dateUtc="2026-01-08T08:06:00Z">
        <w:r w:rsidR="003E59EB">
          <w:rPr>
            <w:rFonts w:ascii="Times New Roman" w:hAnsi="Times New Roman" w:cs="Times New Roman" w:hint="eastAsia"/>
            <w:sz w:val="24"/>
          </w:rPr>
          <w:t xml:space="preserve"> </w:t>
        </w:r>
        <w:r w:rsidR="003E59EB" w:rsidRPr="003E59EB">
          <w:rPr>
            <w:rFonts w:ascii="Times New Roman" w:hAnsi="Times New Roman" w:cs="Times New Roman"/>
            <w:sz w:val="24"/>
          </w:rPr>
          <w:t>Workflow for domain enrichment and attention-based interpretability analysis.</w:t>
        </w:r>
      </w:ins>
    </w:p>
    <w:p w14:paraId="70972BC8" w14:textId="0C9A820C" w:rsidR="0018204B" w:rsidRPr="00E621A5" w:rsidRDefault="0018204B" w:rsidP="0018204B">
      <w:pPr>
        <w:wordWrap/>
        <w:spacing w:line="360" w:lineRule="auto"/>
        <w:rPr>
          <w:rFonts w:ascii="Times New Roman" w:hAnsi="Times New Roman" w:cs="Times New Roman"/>
          <w:sz w:val="24"/>
        </w:rPr>
      </w:pPr>
      <w:r w:rsidRPr="00E621A5">
        <w:rPr>
          <w:rFonts w:ascii="Times New Roman" w:hAnsi="Times New Roman" w:cs="Times New Roman"/>
          <w:sz w:val="24"/>
        </w:rPr>
        <w:t xml:space="preserve">(A) Workflow for IPR-level interpretability analysis. </w:t>
      </w:r>
      <w:del w:id="293" w:author="김한진 [2]" w:date="2026-01-08T17:08:00Z" w16du:dateUtc="2026-01-08T08:08:00Z">
        <w:r w:rsidRPr="00E621A5" w:rsidDel="005629B5">
          <w:rPr>
            <w:rFonts w:ascii="Times New Roman" w:hAnsi="Times New Roman" w:cs="Times New Roman"/>
            <w:sz w:val="24"/>
          </w:rPr>
          <w:delText>InterPro</w:delText>
        </w:r>
      </w:del>
      <w:ins w:id="294" w:author="김한진 [2]" w:date="2026-01-08T17:08:00Z" w16du:dateUtc="2026-01-08T08:08:00Z">
        <w:r w:rsidR="005629B5">
          <w:rPr>
            <w:rFonts w:ascii="Times New Roman" w:hAnsi="Times New Roman" w:cs="Times New Roman"/>
            <w:sz w:val="24"/>
          </w:rPr>
          <w:t>InterPro</w:t>
        </w:r>
      </w:ins>
      <w:r w:rsidRPr="00E621A5">
        <w:rPr>
          <w:rFonts w:ascii="Times New Roman" w:hAnsi="Times New Roman" w:cs="Times New Roman"/>
          <w:sz w:val="24"/>
        </w:rPr>
        <w:t>Scan-derived domains in positive and negative groups were compared using Fisher’s exact test to identify IPRs enriched in correctly predicted binding proteins. Attention-based VAT scores were aggregated per IPR to evaluate domain-specific contributions.</w:t>
      </w:r>
    </w:p>
    <w:p w14:paraId="6D66E499" w14:textId="77777777" w:rsidR="00E621A5" w:rsidDel="00C57AA8" w:rsidRDefault="00E621A5" w:rsidP="00E621A5">
      <w:pPr>
        <w:wordWrap/>
        <w:spacing w:line="360" w:lineRule="auto"/>
        <w:rPr>
          <w:del w:id="295" w:author="김한진 [2]" w:date="2026-01-08T15:18:00Z" w16du:dateUtc="2026-01-08T06:18:00Z"/>
          <w:rFonts w:ascii="Times New Roman" w:hAnsi="Times New Roman" w:cs="Times New Roman"/>
          <w:sz w:val="24"/>
        </w:rPr>
      </w:pPr>
    </w:p>
    <w:p w14:paraId="1F0C18CF" w14:textId="20C6385C" w:rsidR="00C57AA8" w:rsidRDefault="00C57AA8" w:rsidP="00E621A5">
      <w:pPr>
        <w:wordWrap/>
        <w:spacing w:line="360" w:lineRule="auto"/>
        <w:rPr>
          <w:ins w:id="296" w:author="김한진 [2]" w:date="2026-01-08T15:18:00Z" w16du:dateUtc="2026-01-08T06:18:00Z"/>
          <w:rFonts w:ascii="Times New Roman" w:hAnsi="Times New Roman" w:cs="Times New Roman"/>
          <w:sz w:val="24"/>
        </w:rPr>
      </w:pPr>
    </w:p>
    <w:p w14:paraId="4C9899A3" w14:textId="196839E1" w:rsidR="009B3CF4" w:rsidRDefault="00545BBB">
      <w:pPr>
        <w:widowControl/>
        <w:wordWrap/>
        <w:autoSpaceDE/>
        <w:autoSpaceDN/>
        <w:rPr>
          <w:ins w:id="297" w:author="김한진 [2]" w:date="2026-01-20T20:21:00Z" w16du:dateUtc="2026-01-20T11:21:00Z"/>
          <w:rFonts w:ascii="Times New Roman" w:hAnsi="Times New Roman" w:cs="Times New Roman"/>
          <w:sz w:val="24"/>
        </w:rPr>
      </w:pPr>
      <w:ins w:id="298" w:author="김한진 [2]" w:date="2026-01-26T19:06:00Z" w16du:dateUtc="2026-01-26T10:06:00Z">
        <w:r w:rsidRPr="00545BBB">
          <w:rPr>
            <w:rFonts w:ascii="Times New Roman" w:hAnsi="Times New Roman" w:cs="Times New Roman"/>
            <w:sz w:val="24"/>
          </w:rPr>
          <w:t>Table S1. Functional annotations of protein domains shown in Fig. 4</w:t>
        </w:r>
      </w:ins>
      <w:ins w:id="299" w:author="김한진" w:date="2026-01-18T15:45:00Z" w16du:dateUtc="2026-01-18T06:45:00Z">
        <w:del w:id="300" w:author="김한진 [2]" w:date="2026-01-26T19:06:00Z" w16du:dateUtc="2026-01-26T10:06:00Z">
          <w:r w:rsidR="00BD373A" w:rsidDel="00545BBB">
            <w:rPr>
              <w:rFonts w:ascii="Times New Roman" w:hAnsi="Times New Roman" w:cs="Times New Roman" w:hint="eastAsia"/>
              <w:sz w:val="24"/>
            </w:rPr>
            <w:delText xml:space="preserve"> </w:delText>
          </w:r>
        </w:del>
        <w:del w:id="301" w:author="김한진 [2]" w:date="2026-01-26T19:05:00Z" w16du:dateUtc="2026-01-26T10:05:00Z">
          <w:r w:rsidR="00BD373A" w:rsidRPr="00BD373A" w:rsidDel="00545BBB">
            <w:rPr>
              <w:rFonts w:ascii="Times New Roman" w:hAnsi="Times New Roman" w:cs="Times New Roman"/>
              <w:sz w:val="24"/>
            </w:rPr>
            <w:delText>Functional annotations of protein domains highlighted in Figure 4.</w:delText>
          </w:r>
        </w:del>
        <w:del w:id="302" w:author="김한진 [2]" w:date="2026-01-26T19:04:00Z" w16du:dateUtc="2026-01-26T10:04:00Z">
          <w:r w:rsidR="00BD373A" w:rsidRPr="00BD373A" w:rsidDel="00E32535">
            <w:rPr>
              <w:rFonts w:ascii="Times New Roman" w:hAnsi="Times New Roman" w:cs="Times New Roman"/>
              <w:sz w:val="24"/>
            </w:rPr>
            <w:delText xml:space="preserve"> For each domain, a brief description of its known or reported biological function is provided, with particular emphasis on roles related to DNA or RNA binding, transcriptional regulation, and RNA processing. Domain annotations are based on InterProScan.</w:delText>
          </w:r>
        </w:del>
      </w:ins>
      <w:ins w:id="303" w:author="김한진 [2]" w:date="2026-01-20T20:21:00Z" w16du:dateUtc="2026-01-20T11:21:00Z">
        <w:r w:rsidR="009B3CF4">
          <w:rPr>
            <w:rFonts w:ascii="Times New Roman" w:hAnsi="Times New Roman" w:cs="Times New Roman"/>
            <w:sz w:val="24"/>
          </w:rPr>
          <w:br w:type="page"/>
        </w:r>
      </w:ins>
    </w:p>
    <w:p w14:paraId="26EA49EA" w14:textId="2235FA06" w:rsidR="004F6633" w:rsidDel="009B3CF4" w:rsidRDefault="00E621A5" w:rsidP="00E621A5">
      <w:pPr>
        <w:wordWrap/>
        <w:spacing w:line="360" w:lineRule="auto"/>
        <w:rPr>
          <w:del w:id="304" w:author="김한진 [2]" w:date="2026-01-20T20:21:00Z" w16du:dateUtc="2026-01-20T11:21:00Z"/>
          <w:rFonts w:ascii="Times New Roman" w:hAnsi="Times New Roman" w:cs="Times New Roman"/>
          <w:sz w:val="24"/>
        </w:rPr>
      </w:pPr>
      <w:del w:id="305" w:author="김한진 [2]" w:date="2026-01-08T15:18:00Z" w16du:dateUtc="2026-01-08T06:18:00Z">
        <w:r w:rsidRPr="00E621A5" w:rsidDel="00C57AA8">
          <w:rPr>
            <w:rFonts w:ascii="Times New Roman" w:hAnsi="Times New Roman" w:cs="Times New Roman"/>
            <w:sz w:val="24"/>
          </w:rPr>
          <w:lastRenderedPageBreak/>
          <w:delText>Figure S4.</w:delText>
        </w:r>
      </w:del>
    </w:p>
    <w:p w14:paraId="3186AF38" w14:textId="77777777" w:rsidR="004F6633" w:rsidRPr="00C67CA3" w:rsidRDefault="004F6633" w:rsidP="004F6633">
      <w:pPr>
        <w:wordWrap/>
        <w:spacing w:line="360" w:lineRule="auto"/>
        <w:rPr>
          <w:ins w:id="306" w:author="김한진" w:date="2026-01-17T14:43:00Z" w16du:dateUtc="2026-01-17T05:43:00Z"/>
          <w:rFonts w:ascii="Times New Roman" w:hAnsi="Times New Roman" w:cs="Times New Roman"/>
          <w:b/>
          <w:bCs/>
          <w:sz w:val="28"/>
          <w:szCs w:val="21"/>
        </w:rPr>
      </w:pPr>
      <w:ins w:id="307" w:author="김한진" w:date="2026-01-17T14:43:00Z" w16du:dateUtc="2026-01-17T05:43:00Z">
        <w:r w:rsidRPr="00C67CA3">
          <w:rPr>
            <w:rFonts w:ascii="Times New Roman" w:hAnsi="Times New Roman" w:cs="Times New Roman"/>
            <w:b/>
            <w:bCs/>
            <w:sz w:val="28"/>
            <w:szCs w:val="21"/>
          </w:rPr>
          <w:t>References</w:t>
        </w:r>
      </w:ins>
    </w:p>
    <w:p w14:paraId="10895ECA" w14:textId="77777777" w:rsidR="004F6633" w:rsidRPr="00C5596E" w:rsidRDefault="004F6633" w:rsidP="00C5596E">
      <w:pPr>
        <w:wordWrap/>
        <w:spacing w:line="360" w:lineRule="auto"/>
        <w:rPr>
          <w:rFonts w:ascii="Times New Roman" w:hAnsi="Times New Roman" w:cs="Times New Roman"/>
          <w:sz w:val="24"/>
          <w:szCs w:val="24"/>
        </w:rPr>
      </w:pPr>
    </w:p>
    <w:p w14:paraId="3131FFB2" w14:textId="77777777" w:rsidR="00BA5AE5" w:rsidRPr="00BA5AE5" w:rsidRDefault="004F6633" w:rsidP="00BA5AE5">
      <w:pPr>
        <w:pStyle w:val="EndNoteBibliography"/>
        <w:ind w:left="720" w:hanging="720"/>
        <w:rPr>
          <w:noProof/>
        </w:rPr>
      </w:pPr>
      <w:r w:rsidRPr="00C5596E">
        <w:rPr>
          <w:rFonts w:ascii="Times New Roman" w:hAnsi="Times New Roman" w:cs="Times New Roman"/>
          <w:sz w:val="24"/>
          <w:szCs w:val="24"/>
        </w:rPr>
        <w:fldChar w:fldCharType="begin"/>
      </w:r>
      <w:r w:rsidRPr="00C5596E">
        <w:rPr>
          <w:rFonts w:ascii="Times New Roman" w:hAnsi="Times New Roman" w:cs="Times New Roman"/>
          <w:sz w:val="24"/>
          <w:szCs w:val="24"/>
        </w:rPr>
        <w:instrText xml:space="preserve"> ADDIN EN.REFLIST </w:instrText>
      </w:r>
      <w:r w:rsidRPr="00C5596E">
        <w:rPr>
          <w:rFonts w:ascii="Times New Roman" w:hAnsi="Times New Roman" w:cs="Times New Roman"/>
          <w:sz w:val="24"/>
          <w:szCs w:val="24"/>
        </w:rPr>
        <w:fldChar w:fldCharType="separate"/>
      </w:r>
      <w:r w:rsidR="00BA5AE5" w:rsidRPr="00BA5AE5">
        <w:rPr>
          <w:noProof/>
        </w:rPr>
        <w:t>1.</w:t>
      </w:r>
      <w:r w:rsidR="00BA5AE5" w:rsidRPr="00BA5AE5">
        <w:rPr>
          <w:noProof/>
        </w:rPr>
        <w:tab/>
        <w:t xml:space="preserve">Bartas, M., et al., </w:t>
      </w:r>
      <w:r w:rsidR="00BA5AE5" w:rsidRPr="00BA5AE5">
        <w:rPr>
          <w:i/>
          <w:noProof/>
        </w:rPr>
        <w:t>Amino acid composition in various types of nucleic acid-binding proteins.</w:t>
      </w:r>
      <w:r w:rsidR="00BA5AE5" w:rsidRPr="00BA5AE5">
        <w:rPr>
          <w:noProof/>
        </w:rPr>
        <w:t xml:space="preserve"> International Journal of Molecular Sciences, 2021. </w:t>
      </w:r>
      <w:r w:rsidR="00BA5AE5" w:rsidRPr="00BA5AE5">
        <w:rPr>
          <w:b/>
          <w:noProof/>
        </w:rPr>
        <w:t>22</w:t>
      </w:r>
      <w:r w:rsidR="00BA5AE5" w:rsidRPr="00BA5AE5">
        <w:rPr>
          <w:noProof/>
        </w:rPr>
        <w:t>(2): p. 922.</w:t>
      </w:r>
    </w:p>
    <w:p w14:paraId="1ECE23A9" w14:textId="77777777" w:rsidR="00BA5AE5" w:rsidRPr="00BA5AE5" w:rsidRDefault="00BA5AE5" w:rsidP="00BA5AE5">
      <w:pPr>
        <w:pStyle w:val="EndNoteBibliography"/>
        <w:ind w:left="720" w:hanging="720"/>
        <w:rPr>
          <w:noProof/>
        </w:rPr>
      </w:pPr>
      <w:r w:rsidRPr="00BA5AE5">
        <w:rPr>
          <w:noProof/>
        </w:rPr>
        <w:t>2.</w:t>
      </w:r>
      <w:r w:rsidRPr="00BA5AE5">
        <w:rPr>
          <w:noProof/>
        </w:rPr>
        <w:tab/>
        <w:t xml:space="preserve">Oliveira, C., et al., </w:t>
      </w:r>
      <w:r w:rsidRPr="00BA5AE5">
        <w:rPr>
          <w:i/>
          <w:noProof/>
        </w:rPr>
        <w:t>RNA-binding proteins and their role in the regulation of gene expression in Trypanosoma cruzi and Saccharomyces cerevisiae.</w:t>
      </w:r>
      <w:r w:rsidRPr="00BA5AE5">
        <w:rPr>
          <w:noProof/>
        </w:rPr>
        <w:t xml:space="preserve"> Genetics and molecular biology, 2017. </w:t>
      </w:r>
      <w:r w:rsidRPr="00BA5AE5">
        <w:rPr>
          <w:b/>
          <w:noProof/>
        </w:rPr>
        <w:t>40</w:t>
      </w:r>
      <w:r w:rsidRPr="00BA5AE5">
        <w:rPr>
          <w:noProof/>
        </w:rPr>
        <w:t>(01): p. 22-30.</w:t>
      </w:r>
    </w:p>
    <w:p w14:paraId="0FB1C06D" w14:textId="77777777" w:rsidR="00BA5AE5" w:rsidRPr="00BA5AE5" w:rsidRDefault="00BA5AE5" w:rsidP="00BA5AE5">
      <w:pPr>
        <w:pStyle w:val="EndNoteBibliography"/>
        <w:ind w:left="720" w:hanging="720"/>
        <w:rPr>
          <w:noProof/>
        </w:rPr>
      </w:pPr>
      <w:r w:rsidRPr="00BA5AE5">
        <w:rPr>
          <w:noProof/>
        </w:rPr>
        <w:t>3.</w:t>
      </w:r>
      <w:r w:rsidRPr="00BA5AE5">
        <w:rPr>
          <w:noProof/>
        </w:rPr>
        <w:tab/>
        <w:t xml:space="preserve">Pan, L., J. Penney, and L.-H. Tsai, </w:t>
      </w:r>
      <w:r w:rsidRPr="00BA5AE5">
        <w:rPr>
          <w:i/>
          <w:noProof/>
        </w:rPr>
        <w:t>Chromatin regulation of DNA damage repair and genome integrity in the central nervous system.</w:t>
      </w:r>
      <w:r w:rsidRPr="00BA5AE5">
        <w:rPr>
          <w:noProof/>
        </w:rPr>
        <w:t xml:space="preserve"> Journal of molecular biology, 2014. </w:t>
      </w:r>
      <w:r w:rsidRPr="00BA5AE5">
        <w:rPr>
          <w:b/>
          <w:noProof/>
        </w:rPr>
        <w:t>426</w:t>
      </w:r>
      <w:r w:rsidRPr="00BA5AE5">
        <w:rPr>
          <w:noProof/>
        </w:rPr>
        <w:t>(20): p. 3376-3388.</w:t>
      </w:r>
    </w:p>
    <w:p w14:paraId="14D3C674" w14:textId="77777777" w:rsidR="00BA5AE5" w:rsidRPr="00BA5AE5" w:rsidRDefault="00BA5AE5" w:rsidP="00BA5AE5">
      <w:pPr>
        <w:pStyle w:val="EndNoteBibliography"/>
        <w:ind w:left="720" w:hanging="720"/>
        <w:rPr>
          <w:noProof/>
        </w:rPr>
      </w:pPr>
      <w:r w:rsidRPr="00BA5AE5">
        <w:rPr>
          <w:noProof/>
        </w:rPr>
        <w:t>4.</w:t>
      </w:r>
      <w:r w:rsidRPr="00BA5AE5">
        <w:rPr>
          <w:noProof/>
        </w:rPr>
        <w:tab/>
        <w:t xml:space="preserve">Fong, Y.W., C. Cattoglio, and R. Tjian, </w:t>
      </w:r>
      <w:r w:rsidRPr="00BA5AE5">
        <w:rPr>
          <w:i/>
          <w:noProof/>
        </w:rPr>
        <w:t>The intertwined roles of transcription and repair proteins.</w:t>
      </w:r>
      <w:r w:rsidRPr="00BA5AE5">
        <w:rPr>
          <w:noProof/>
        </w:rPr>
        <w:t xml:space="preserve"> Molecular cell, 2013. </w:t>
      </w:r>
      <w:r w:rsidRPr="00BA5AE5">
        <w:rPr>
          <w:b/>
          <w:noProof/>
        </w:rPr>
        <w:t>52</w:t>
      </w:r>
      <w:r w:rsidRPr="00BA5AE5">
        <w:rPr>
          <w:noProof/>
        </w:rPr>
        <w:t>(3): p. 291-302.</w:t>
      </w:r>
    </w:p>
    <w:p w14:paraId="31E9A38D" w14:textId="77777777" w:rsidR="00BA5AE5" w:rsidRPr="00BA5AE5" w:rsidRDefault="00BA5AE5" w:rsidP="00BA5AE5">
      <w:pPr>
        <w:pStyle w:val="EndNoteBibliography"/>
        <w:ind w:left="720" w:hanging="720"/>
        <w:rPr>
          <w:noProof/>
        </w:rPr>
      </w:pPr>
      <w:r w:rsidRPr="00BA5AE5">
        <w:rPr>
          <w:noProof/>
        </w:rPr>
        <w:t>5.</w:t>
      </w:r>
      <w:r w:rsidRPr="00BA5AE5">
        <w:rPr>
          <w:noProof/>
        </w:rPr>
        <w:tab/>
        <w:t xml:space="preserve">Lambert, S.A., et al., </w:t>
      </w:r>
      <w:r w:rsidRPr="00BA5AE5">
        <w:rPr>
          <w:i/>
          <w:noProof/>
        </w:rPr>
        <w:t>The human transcription factors.</w:t>
      </w:r>
      <w:r w:rsidRPr="00BA5AE5">
        <w:rPr>
          <w:noProof/>
        </w:rPr>
        <w:t xml:space="preserve"> Cell, 2018. </w:t>
      </w:r>
      <w:r w:rsidRPr="00BA5AE5">
        <w:rPr>
          <w:b/>
          <w:noProof/>
        </w:rPr>
        <w:t>172</w:t>
      </w:r>
      <w:r w:rsidRPr="00BA5AE5">
        <w:rPr>
          <w:noProof/>
        </w:rPr>
        <w:t>(4): p. 650-665.</w:t>
      </w:r>
    </w:p>
    <w:p w14:paraId="4B82CC38" w14:textId="77777777" w:rsidR="00BA5AE5" w:rsidRPr="00BA5AE5" w:rsidRDefault="00BA5AE5" w:rsidP="00BA5AE5">
      <w:pPr>
        <w:pStyle w:val="EndNoteBibliography"/>
        <w:ind w:left="720" w:hanging="720"/>
        <w:rPr>
          <w:noProof/>
        </w:rPr>
      </w:pPr>
      <w:r w:rsidRPr="00BA5AE5">
        <w:rPr>
          <w:noProof/>
        </w:rPr>
        <w:t>6.</w:t>
      </w:r>
      <w:r w:rsidRPr="00BA5AE5">
        <w:rPr>
          <w:noProof/>
        </w:rPr>
        <w:tab/>
        <w:t xml:space="preserve">Glisovic, T., et al., </w:t>
      </w:r>
      <w:r w:rsidRPr="00BA5AE5">
        <w:rPr>
          <w:i/>
          <w:noProof/>
        </w:rPr>
        <w:t>RNA-binding proteins and post-transcriptional gene regulation.</w:t>
      </w:r>
      <w:r w:rsidRPr="00BA5AE5">
        <w:rPr>
          <w:noProof/>
        </w:rPr>
        <w:t xml:space="preserve"> FEBS letters, 2008. </w:t>
      </w:r>
      <w:r w:rsidRPr="00BA5AE5">
        <w:rPr>
          <w:b/>
          <w:noProof/>
        </w:rPr>
        <w:t>582</w:t>
      </w:r>
      <w:r w:rsidRPr="00BA5AE5">
        <w:rPr>
          <w:noProof/>
        </w:rPr>
        <w:t>(14): p. 1977-1986.</w:t>
      </w:r>
    </w:p>
    <w:p w14:paraId="38363406" w14:textId="77777777" w:rsidR="00BA5AE5" w:rsidRPr="00BA5AE5" w:rsidRDefault="00BA5AE5" w:rsidP="00BA5AE5">
      <w:pPr>
        <w:pStyle w:val="EndNoteBibliography"/>
        <w:ind w:left="720" w:hanging="720"/>
        <w:rPr>
          <w:noProof/>
        </w:rPr>
      </w:pPr>
      <w:r w:rsidRPr="00BA5AE5">
        <w:rPr>
          <w:noProof/>
        </w:rPr>
        <w:t>7.</w:t>
      </w:r>
      <w:r w:rsidRPr="00BA5AE5">
        <w:rPr>
          <w:noProof/>
        </w:rPr>
        <w:tab/>
        <w:t xml:space="preserve">Dreyfuss, G., V.N. Kim, and N. Kataoka, </w:t>
      </w:r>
      <w:r w:rsidRPr="00BA5AE5">
        <w:rPr>
          <w:i/>
          <w:noProof/>
        </w:rPr>
        <w:t>Messenger-RNA-binding proteins and the messages they carry.</w:t>
      </w:r>
      <w:r w:rsidRPr="00BA5AE5">
        <w:rPr>
          <w:noProof/>
        </w:rPr>
        <w:t xml:space="preserve"> Nature reviews Molecular cell biology, 2002. </w:t>
      </w:r>
      <w:r w:rsidRPr="00BA5AE5">
        <w:rPr>
          <w:b/>
          <w:noProof/>
        </w:rPr>
        <w:t>3</w:t>
      </w:r>
      <w:r w:rsidRPr="00BA5AE5">
        <w:rPr>
          <w:noProof/>
        </w:rPr>
        <w:t>(3): p. 195-205.</w:t>
      </w:r>
    </w:p>
    <w:p w14:paraId="6DCF765B" w14:textId="77777777" w:rsidR="00BA5AE5" w:rsidRPr="00BA5AE5" w:rsidRDefault="00BA5AE5" w:rsidP="00BA5AE5">
      <w:pPr>
        <w:pStyle w:val="EndNoteBibliography"/>
        <w:ind w:left="720" w:hanging="720"/>
        <w:rPr>
          <w:noProof/>
        </w:rPr>
      </w:pPr>
      <w:r w:rsidRPr="00BA5AE5">
        <w:rPr>
          <w:noProof/>
        </w:rPr>
        <w:t>8.</w:t>
      </w:r>
      <w:r w:rsidRPr="00BA5AE5">
        <w:rPr>
          <w:noProof/>
        </w:rPr>
        <w:tab/>
        <w:t xml:space="preserve">Gerstberger, S., M. Hafner, and T. Tuschl, </w:t>
      </w:r>
      <w:r w:rsidRPr="00BA5AE5">
        <w:rPr>
          <w:i/>
          <w:noProof/>
        </w:rPr>
        <w:t>A census of human RNA-binding proteins.</w:t>
      </w:r>
      <w:r w:rsidRPr="00BA5AE5">
        <w:rPr>
          <w:noProof/>
        </w:rPr>
        <w:t xml:space="preserve"> Nature Reviews Genetics, 2014. </w:t>
      </w:r>
      <w:r w:rsidRPr="00BA5AE5">
        <w:rPr>
          <w:b/>
          <w:noProof/>
        </w:rPr>
        <w:t>15</w:t>
      </w:r>
      <w:r w:rsidRPr="00BA5AE5">
        <w:rPr>
          <w:noProof/>
        </w:rPr>
        <w:t>(12): p. 829-845.</w:t>
      </w:r>
    </w:p>
    <w:p w14:paraId="71D0A7F3" w14:textId="77777777" w:rsidR="00BA5AE5" w:rsidRPr="00BA5AE5" w:rsidRDefault="00BA5AE5" w:rsidP="00BA5AE5">
      <w:pPr>
        <w:pStyle w:val="EndNoteBibliography"/>
        <w:ind w:left="720" w:hanging="720"/>
        <w:rPr>
          <w:noProof/>
        </w:rPr>
      </w:pPr>
      <w:r w:rsidRPr="00BA5AE5">
        <w:rPr>
          <w:noProof/>
        </w:rPr>
        <w:t>9.</w:t>
      </w:r>
      <w:r w:rsidRPr="00BA5AE5">
        <w:rPr>
          <w:noProof/>
        </w:rPr>
        <w:tab/>
        <w:t xml:space="preserve">Li, W., X. Deng, and J. Chen. </w:t>
      </w:r>
      <w:r w:rsidRPr="00BA5AE5">
        <w:rPr>
          <w:i/>
          <w:noProof/>
        </w:rPr>
        <w:t>RNA-binding proteins in regulating mRNA stability and translation: roles and mechanisms in cancer</w:t>
      </w:r>
      <w:r w:rsidRPr="00BA5AE5">
        <w:rPr>
          <w:noProof/>
        </w:rPr>
        <w:t xml:space="preserve">. in </w:t>
      </w:r>
      <w:r w:rsidRPr="00BA5AE5">
        <w:rPr>
          <w:i/>
          <w:noProof/>
        </w:rPr>
        <w:t>Seminars in cancer biology</w:t>
      </w:r>
      <w:r w:rsidRPr="00BA5AE5">
        <w:rPr>
          <w:noProof/>
        </w:rPr>
        <w:t>. 2022. Elsevier.</w:t>
      </w:r>
    </w:p>
    <w:p w14:paraId="17F614C4" w14:textId="77777777" w:rsidR="00BA5AE5" w:rsidRPr="00BA5AE5" w:rsidRDefault="00BA5AE5" w:rsidP="00BA5AE5">
      <w:pPr>
        <w:pStyle w:val="EndNoteBibliography"/>
        <w:ind w:left="720" w:hanging="720"/>
        <w:rPr>
          <w:noProof/>
        </w:rPr>
      </w:pPr>
      <w:r w:rsidRPr="00BA5AE5">
        <w:rPr>
          <w:noProof/>
        </w:rPr>
        <w:t>10.</w:t>
      </w:r>
      <w:r w:rsidRPr="00BA5AE5">
        <w:rPr>
          <w:noProof/>
        </w:rPr>
        <w:tab/>
        <w:t xml:space="preserve">Conlon, E.G. and J.L. Manley, </w:t>
      </w:r>
      <w:r w:rsidRPr="00BA5AE5">
        <w:rPr>
          <w:i/>
          <w:noProof/>
        </w:rPr>
        <w:t>RNA-binding proteins in neurodegeneration: mechanisms in aggregate.</w:t>
      </w:r>
      <w:r w:rsidRPr="00BA5AE5">
        <w:rPr>
          <w:noProof/>
        </w:rPr>
        <w:t xml:space="preserve"> Genes &amp; development, 2017. </w:t>
      </w:r>
      <w:r w:rsidRPr="00BA5AE5">
        <w:rPr>
          <w:b/>
          <w:noProof/>
        </w:rPr>
        <w:t>31</w:t>
      </w:r>
      <w:r w:rsidRPr="00BA5AE5">
        <w:rPr>
          <w:noProof/>
        </w:rPr>
        <w:t>(15): p. 1509-1528.</w:t>
      </w:r>
    </w:p>
    <w:p w14:paraId="256D90D6" w14:textId="77777777" w:rsidR="00BA5AE5" w:rsidRPr="00BA5AE5" w:rsidRDefault="00BA5AE5" w:rsidP="00BA5AE5">
      <w:pPr>
        <w:pStyle w:val="EndNoteBibliography"/>
        <w:ind w:left="720" w:hanging="720"/>
        <w:rPr>
          <w:noProof/>
        </w:rPr>
      </w:pPr>
      <w:r w:rsidRPr="00BA5AE5">
        <w:rPr>
          <w:noProof/>
        </w:rPr>
        <w:t>11.</w:t>
      </w:r>
      <w:r w:rsidRPr="00BA5AE5">
        <w:rPr>
          <w:noProof/>
        </w:rPr>
        <w:tab/>
        <w:t xml:space="preserve">Kavanagh, T., A. Halder, and E. Drummond, </w:t>
      </w:r>
      <w:r w:rsidRPr="00BA5AE5">
        <w:rPr>
          <w:i/>
          <w:noProof/>
        </w:rPr>
        <w:t>Tau interactome and RNA binding proteins in neurodegenerative diseases.</w:t>
      </w:r>
      <w:r w:rsidRPr="00BA5AE5">
        <w:rPr>
          <w:noProof/>
        </w:rPr>
        <w:t xml:space="preserve"> Molecular neurodegeneration, 2022. </w:t>
      </w:r>
      <w:r w:rsidRPr="00BA5AE5">
        <w:rPr>
          <w:b/>
          <w:noProof/>
        </w:rPr>
        <w:t>17</w:t>
      </w:r>
      <w:r w:rsidRPr="00BA5AE5">
        <w:rPr>
          <w:noProof/>
        </w:rPr>
        <w:t>(1): p. 66.</w:t>
      </w:r>
    </w:p>
    <w:p w14:paraId="3A97A8A1" w14:textId="77777777" w:rsidR="00BA5AE5" w:rsidRPr="00BA5AE5" w:rsidRDefault="00BA5AE5" w:rsidP="00BA5AE5">
      <w:pPr>
        <w:pStyle w:val="EndNoteBibliography"/>
        <w:ind w:left="720" w:hanging="720"/>
        <w:rPr>
          <w:noProof/>
        </w:rPr>
      </w:pPr>
      <w:r w:rsidRPr="00BA5AE5">
        <w:rPr>
          <w:noProof/>
        </w:rPr>
        <w:t>12.</w:t>
      </w:r>
      <w:r w:rsidRPr="00BA5AE5">
        <w:rPr>
          <w:noProof/>
        </w:rPr>
        <w:tab/>
        <w:t xml:space="preserve">Ray, D., et al., </w:t>
      </w:r>
      <w:r w:rsidRPr="00BA5AE5">
        <w:rPr>
          <w:i/>
          <w:noProof/>
        </w:rPr>
        <w:t>A compendium of RNA-binding motifs for decoding gene regulation.</w:t>
      </w:r>
      <w:r w:rsidRPr="00BA5AE5">
        <w:rPr>
          <w:noProof/>
        </w:rPr>
        <w:t xml:space="preserve"> Nature, 2013. </w:t>
      </w:r>
      <w:r w:rsidRPr="00BA5AE5">
        <w:rPr>
          <w:b/>
          <w:noProof/>
        </w:rPr>
        <w:t>499</w:t>
      </w:r>
      <w:r w:rsidRPr="00BA5AE5">
        <w:rPr>
          <w:noProof/>
        </w:rPr>
        <w:t>(7457): p. 172-177.</w:t>
      </w:r>
    </w:p>
    <w:p w14:paraId="4482C4E7" w14:textId="77777777" w:rsidR="00BA5AE5" w:rsidRPr="00BA5AE5" w:rsidRDefault="00BA5AE5" w:rsidP="00BA5AE5">
      <w:pPr>
        <w:pStyle w:val="EndNoteBibliography"/>
        <w:ind w:left="720" w:hanging="720"/>
        <w:rPr>
          <w:noProof/>
        </w:rPr>
      </w:pPr>
      <w:r w:rsidRPr="00BA5AE5">
        <w:rPr>
          <w:noProof/>
        </w:rPr>
        <w:t>13.</w:t>
      </w:r>
      <w:r w:rsidRPr="00BA5AE5">
        <w:rPr>
          <w:noProof/>
        </w:rPr>
        <w:tab/>
        <w:t xml:space="preserve">Tak Leung, R.W., et al., </w:t>
      </w:r>
      <w:r w:rsidRPr="00BA5AE5">
        <w:rPr>
          <w:i/>
          <w:noProof/>
        </w:rPr>
        <w:t>ENPD-A database of eukaryotic nucleic acid binding proteins: linking gene regulations to proteins.</w:t>
      </w:r>
      <w:r w:rsidRPr="00BA5AE5">
        <w:rPr>
          <w:noProof/>
        </w:rPr>
        <w:t xml:space="preserve"> Nucleic acids research, 2019. </w:t>
      </w:r>
      <w:r w:rsidRPr="00BA5AE5">
        <w:rPr>
          <w:b/>
          <w:noProof/>
        </w:rPr>
        <w:t>47</w:t>
      </w:r>
      <w:r w:rsidRPr="00BA5AE5">
        <w:rPr>
          <w:noProof/>
        </w:rPr>
        <w:t>(D1): p. D322-D329.</w:t>
      </w:r>
    </w:p>
    <w:p w14:paraId="41515687" w14:textId="77777777" w:rsidR="00BA5AE5" w:rsidRPr="00BA5AE5" w:rsidRDefault="00BA5AE5" w:rsidP="00BA5AE5">
      <w:pPr>
        <w:pStyle w:val="EndNoteBibliography"/>
        <w:ind w:left="720" w:hanging="720"/>
        <w:rPr>
          <w:noProof/>
        </w:rPr>
      </w:pPr>
      <w:r w:rsidRPr="00BA5AE5">
        <w:rPr>
          <w:noProof/>
        </w:rPr>
        <w:t>14.</w:t>
      </w:r>
      <w:r w:rsidRPr="00BA5AE5">
        <w:rPr>
          <w:noProof/>
        </w:rPr>
        <w:tab/>
        <w:t xml:space="preserve">Turner, M. and M.D. Díaz-Muñoz, </w:t>
      </w:r>
      <w:r w:rsidRPr="00BA5AE5">
        <w:rPr>
          <w:i/>
          <w:noProof/>
        </w:rPr>
        <w:t>RNA-binding proteins control gene expression and cell fate in the immune system.</w:t>
      </w:r>
      <w:r w:rsidRPr="00BA5AE5">
        <w:rPr>
          <w:noProof/>
        </w:rPr>
        <w:t xml:space="preserve"> Nature immunology, 2018. </w:t>
      </w:r>
      <w:r w:rsidRPr="00BA5AE5">
        <w:rPr>
          <w:b/>
          <w:noProof/>
        </w:rPr>
        <w:t>19</w:t>
      </w:r>
      <w:r w:rsidRPr="00BA5AE5">
        <w:rPr>
          <w:noProof/>
        </w:rPr>
        <w:t>(2): p. 120-129.</w:t>
      </w:r>
    </w:p>
    <w:p w14:paraId="2A101AEA" w14:textId="77777777" w:rsidR="00BA5AE5" w:rsidRPr="00BA5AE5" w:rsidRDefault="00BA5AE5" w:rsidP="00BA5AE5">
      <w:pPr>
        <w:pStyle w:val="EndNoteBibliography"/>
        <w:ind w:left="720" w:hanging="720"/>
        <w:rPr>
          <w:noProof/>
        </w:rPr>
      </w:pPr>
      <w:r w:rsidRPr="00BA5AE5">
        <w:rPr>
          <w:noProof/>
        </w:rPr>
        <w:t>15.</w:t>
      </w:r>
      <w:r w:rsidRPr="00BA5AE5">
        <w:rPr>
          <w:noProof/>
        </w:rPr>
        <w:tab/>
        <w:t xml:space="preserve">Jothi, R., et al., </w:t>
      </w:r>
      <w:r w:rsidRPr="00BA5AE5">
        <w:rPr>
          <w:i/>
          <w:noProof/>
        </w:rPr>
        <w:t>Genome-wide identification of in vivo protein-DNA binding sites from ChIP-Seq data.</w:t>
      </w:r>
      <w:r w:rsidRPr="00BA5AE5">
        <w:rPr>
          <w:noProof/>
        </w:rPr>
        <w:t xml:space="preserve"> Nucleic acids research, 2008. </w:t>
      </w:r>
      <w:r w:rsidRPr="00BA5AE5">
        <w:rPr>
          <w:b/>
          <w:noProof/>
        </w:rPr>
        <w:t>36</w:t>
      </w:r>
      <w:r w:rsidRPr="00BA5AE5">
        <w:rPr>
          <w:noProof/>
        </w:rPr>
        <w:t>(16): p. 5221-5231.</w:t>
      </w:r>
    </w:p>
    <w:p w14:paraId="1DF8AE2A" w14:textId="77777777" w:rsidR="00BA5AE5" w:rsidRPr="00BA5AE5" w:rsidRDefault="00BA5AE5" w:rsidP="00BA5AE5">
      <w:pPr>
        <w:pStyle w:val="EndNoteBibliography"/>
        <w:ind w:left="720" w:hanging="720"/>
        <w:rPr>
          <w:noProof/>
        </w:rPr>
      </w:pPr>
      <w:r w:rsidRPr="00BA5AE5">
        <w:rPr>
          <w:noProof/>
        </w:rPr>
        <w:t>16.</w:t>
      </w:r>
      <w:r w:rsidRPr="00BA5AE5">
        <w:rPr>
          <w:noProof/>
        </w:rPr>
        <w:tab/>
        <w:t xml:space="preserve">Berger, M.F. and M.L. Bulyk, </w:t>
      </w:r>
      <w:r w:rsidRPr="00BA5AE5">
        <w:rPr>
          <w:i/>
          <w:noProof/>
        </w:rPr>
        <w:t>Protein binding microarrays (PBMs) for rapid, high-throughput characterization of the sequence specificities of DNA binding proteins</w:t>
      </w:r>
      <w:r w:rsidRPr="00BA5AE5">
        <w:rPr>
          <w:noProof/>
        </w:rPr>
        <w:t xml:space="preserve">, in </w:t>
      </w:r>
      <w:r w:rsidRPr="00BA5AE5">
        <w:rPr>
          <w:i/>
          <w:noProof/>
        </w:rPr>
        <w:t>Gene Mapping, Discovery, and Expression: Methods and Protocols</w:t>
      </w:r>
      <w:r w:rsidRPr="00BA5AE5">
        <w:rPr>
          <w:noProof/>
        </w:rPr>
        <w:t>. 2006, Springer. p. 245-260.</w:t>
      </w:r>
    </w:p>
    <w:p w14:paraId="363D592D" w14:textId="77777777" w:rsidR="00BA5AE5" w:rsidRPr="00BA5AE5" w:rsidRDefault="00BA5AE5" w:rsidP="00BA5AE5">
      <w:pPr>
        <w:pStyle w:val="EndNoteBibliography"/>
        <w:ind w:left="720" w:hanging="720"/>
        <w:rPr>
          <w:noProof/>
        </w:rPr>
      </w:pPr>
      <w:r w:rsidRPr="00BA5AE5">
        <w:rPr>
          <w:noProof/>
        </w:rPr>
        <w:t>17.</w:t>
      </w:r>
      <w:r w:rsidRPr="00BA5AE5">
        <w:rPr>
          <w:noProof/>
        </w:rPr>
        <w:tab/>
        <w:t xml:space="preserve">Van Nostrand, E.L., et al., </w:t>
      </w:r>
      <w:r w:rsidRPr="00BA5AE5">
        <w:rPr>
          <w:i/>
          <w:noProof/>
        </w:rPr>
        <w:t>Robust transcriptome-wide discovery of RNA-binding protein binding sites with enhanced CLIP (eCLIP).</w:t>
      </w:r>
      <w:r w:rsidRPr="00BA5AE5">
        <w:rPr>
          <w:noProof/>
        </w:rPr>
        <w:t xml:space="preserve"> Nature methods, 2016. </w:t>
      </w:r>
      <w:r w:rsidRPr="00BA5AE5">
        <w:rPr>
          <w:b/>
          <w:noProof/>
        </w:rPr>
        <w:t>13</w:t>
      </w:r>
      <w:r w:rsidRPr="00BA5AE5">
        <w:rPr>
          <w:noProof/>
        </w:rPr>
        <w:t>(6): p. 508-514.</w:t>
      </w:r>
    </w:p>
    <w:p w14:paraId="5C9E9CB0" w14:textId="77777777" w:rsidR="00BA5AE5" w:rsidRPr="00BA5AE5" w:rsidRDefault="00BA5AE5" w:rsidP="00BA5AE5">
      <w:pPr>
        <w:pStyle w:val="EndNoteBibliography"/>
        <w:ind w:left="720" w:hanging="720"/>
        <w:rPr>
          <w:noProof/>
        </w:rPr>
      </w:pPr>
      <w:r w:rsidRPr="00BA5AE5">
        <w:rPr>
          <w:noProof/>
        </w:rPr>
        <w:t>18.</w:t>
      </w:r>
      <w:r w:rsidRPr="00BA5AE5">
        <w:rPr>
          <w:noProof/>
        </w:rPr>
        <w:tab/>
        <w:t xml:space="preserve">Spitzer, J., et al., </w:t>
      </w:r>
      <w:r w:rsidRPr="00BA5AE5">
        <w:rPr>
          <w:i/>
          <w:noProof/>
        </w:rPr>
        <w:t>PAR-CLIP (Photoactivatable Ribonucleoside-Enhanced Crosslinking and Immunoprecipitation): a step-by-step protocol to the transcriptome-wide identification of binding sites of RNA-binding proteins</w:t>
      </w:r>
      <w:r w:rsidRPr="00BA5AE5">
        <w:rPr>
          <w:noProof/>
        </w:rPr>
        <w:t xml:space="preserve">, in </w:t>
      </w:r>
      <w:r w:rsidRPr="00BA5AE5">
        <w:rPr>
          <w:i/>
          <w:noProof/>
        </w:rPr>
        <w:t>Methods in enzymology</w:t>
      </w:r>
      <w:r w:rsidRPr="00BA5AE5">
        <w:rPr>
          <w:noProof/>
        </w:rPr>
        <w:t>. 2014, Elsevier. p. 113-161.</w:t>
      </w:r>
    </w:p>
    <w:p w14:paraId="037A739A" w14:textId="77777777" w:rsidR="00BA5AE5" w:rsidRPr="00BA5AE5" w:rsidRDefault="00BA5AE5" w:rsidP="00BA5AE5">
      <w:pPr>
        <w:pStyle w:val="EndNoteBibliography"/>
        <w:ind w:left="720" w:hanging="720"/>
        <w:rPr>
          <w:noProof/>
        </w:rPr>
      </w:pPr>
      <w:r w:rsidRPr="00BA5AE5">
        <w:rPr>
          <w:noProof/>
        </w:rPr>
        <w:t>19.</w:t>
      </w:r>
      <w:r w:rsidRPr="00BA5AE5">
        <w:rPr>
          <w:noProof/>
        </w:rPr>
        <w:tab/>
        <w:t xml:space="preserve">Yang, Y.-C.T., et al., </w:t>
      </w:r>
      <w:r w:rsidRPr="00BA5AE5">
        <w:rPr>
          <w:i/>
          <w:noProof/>
        </w:rPr>
        <w:t>CLIPdb: a CLIP-seq database for protein-RNA interactions.</w:t>
      </w:r>
      <w:r w:rsidRPr="00BA5AE5">
        <w:rPr>
          <w:noProof/>
        </w:rPr>
        <w:t xml:space="preserve"> BMC genomics, 2015. </w:t>
      </w:r>
      <w:r w:rsidRPr="00BA5AE5">
        <w:rPr>
          <w:b/>
          <w:noProof/>
        </w:rPr>
        <w:t>16</w:t>
      </w:r>
      <w:r w:rsidRPr="00BA5AE5">
        <w:rPr>
          <w:noProof/>
        </w:rPr>
        <w:t>(1): p. 51.</w:t>
      </w:r>
    </w:p>
    <w:p w14:paraId="374404CD" w14:textId="77777777" w:rsidR="00BA5AE5" w:rsidRPr="00BA5AE5" w:rsidRDefault="00BA5AE5" w:rsidP="00BA5AE5">
      <w:pPr>
        <w:pStyle w:val="EndNoteBibliography"/>
        <w:ind w:left="720" w:hanging="720"/>
        <w:rPr>
          <w:noProof/>
        </w:rPr>
      </w:pPr>
      <w:r w:rsidRPr="00BA5AE5">
        <w:rPr>
          <w:noProof/>
        </w:rPr>
        <w:t>20.</w:t>
      </w:r>
      <w:r w:rsidRPr="00BA5AE5">
        <w:rPr>
          <w:noProof/>
        </w:rPr>
        <w:tab/>
        <w:t xml:space="preserve">Huppertz, I., et al., </w:t>
      </w:r>
      <w:r w:rsidRPr="00BA5AE5">
        <w:rPr>
          <w:i/>
          <w:noProof/>
        </w:rPr>
        <w:t>iCLIP: protein–RNA interactions at nucleotide resolution.</w:t>
      </w:r>
      <w:r w:rsidRPr="00BA5AE5">
        <w:rPr>
          <w:noProof/>
        </w:rPr>
        <w:t xml:space="preserve"> Methods, 2014. </w:t>
      </w:r>
      <w:r w:rsidRPr="00BA5AE5">
        <w:rPr>
          <w:b/>
          <w:noProof/>
        </w:rPr>
        <w:t>65</w:t>
      </w:r>
      <w:r w:rsidRPr="00BA5AE5">
        <w:rPr>
          <w:noProof/>
        </w:rPr>
        <w:t>(3): p. 274-287.</w:t>
      </w:r>
    </w:p>
    <w:p w14:paraId="600CD087" w14:textId="77777777" w:rsidR="00BA5AE5" w:rsidRPr="00BA5AE5" w:rsidRDefault="00BA5AE5" w:rsidP="00BA5AE5">
      <w:pPr>
        <w:pStyle w:val="EndNoteBibliography"/>
        <w:ind w:left="720" w:hanging="720"/>
        <w:rPr>
          <w:noProof/>
        </w:rPr>
      </w:pPr>
      <w:r w:rsidRPr="00BA5AE5">
        <w:rPr>
          <w:noProof/>
        </w:rPr>
        <w:t>21.</w:t>
      </w:r>
      <w:r w:rsidRPr="00BA5AE5">
        <w:rPr>
          <w:noProof/>
        </w:rPr>
        <w:tab/>
        <w:t xml:space="preserve">Ramanathan, M., D.F. Porter, and P.A. Khavari, </w:t>
      </w:r>
      <w:r w:rsidRPr="00BA5AE5">
        <w:rPr>
          <w:i/>
          <w:noProof/>
        </w:rPr>
        <w:t>Methods to study RNA–protein interactions.</w:t>
      </w:r>
      <w:r w:rsidRPr="00BA5AE5">
        <w:rPr>
          <w:noProof/>
        </w:rPr>
        <w:t xml:space="preserve"> Nature methods, 2019. </w:t>
      </w:r>
      <w:r w:rsidRPr="00BA5AE5">
        <w:rPr>
          <w:b/>
          <w:noProof/>
        </w:rPr>
        <w:t>16</w:t>
      </w:r>
      <w:r w:rsidRPr="00BA5AE5">
        <w:rPr>
          <w:noProof/>
        </w:rPr>
        <w:t>(3): p. 225-234.</w:t>
      </w:r>
    </w:p>
    <w:p w14:paraId="2906C180" w14:textId="77777777" w:rsidR="00BA5AE5" w:rsidRPr="00BA5AE5" w:rsidRDefault="00BA5AE5" w:rsidP="00BA5AE5">
      <w:pPr>
        <w:pStyle w:val="EndNoteBibliography"/>
        <w:ind w:left="720" w:hanging="720"/>
        <w:rPr>
          <w:noProof/>
        </w:rPr>
      </w:pPr>
      <w:r w:rsidRPr="00BA5AE5">
        <w:rPr>
          <w:noProof/>
        </w:rPr>
        <w:t>22.</w:t>
      </w:r>
      <w:r w:rsidRPr="00BA5AE5">
        <w:rPr>
          <w:noProof/>
        </w:rPr>
        <w:tab/>
        <w:t xml:space="preserve">Aydin, J., et al., </w:t>
      </w:r>
      <w:r w:rsidRPr="00BA5AE5">
        <w:rPr>
          <w:i/>
          <w:noProof/>
        </w:rPr>
        <w:t>SHIFTR enables the unbiased identification of proteins bound to specific RNA regions in live cells.</w:t>
      </w:r>
      <w:r w:rsidRPr="00BA5AE5">
        <w:rPr>
          <w:noProof/>
        </w:rPr>
        <w:t xml:space="preserve"> Nucleic Acids Research, 2024. </w:t>
      </w:r>
      <w:r w:rsidRPr="00BA5AE5">
        <w:rPr>
          <w:b/>
          <w:noProof/>
        </w:rPr>
        <w:t>52</w:t>
      </w:r>
      <w:r w:rsidRPr="00BA5AE5">
        <w:rPr>
          <w:noProof/>
        </w:rPr>
        <w:t>(5): p. e26-e26.</w:t>
      </w:r>
    </w:p>
    <w:p w14:paraId="6838D1F7" w14:textId="77777777" w:rsidR="00BA5AE5" w:rsidRPr="00BA5AE5" w:rsidRDefault="00BA5AE5" w:rsidP="00BA5AE5">
      <w:pPr>
        <w:pStyle w:val="EndNoteBibliography"/>
        <w:ind w:left="720" w:hanging="720"/>
        <w:rPr>
          <w:noProof/>
        </w:rPr>
      </w:pPr>
      <w:r w:rsidRPr="00BA5AE5">
        <w:rPr>
          <w:noProof/>
        </w:rPr>
        <w:t>23.</w:t>
      </w:r>
      <w:r w:rsidRPr="00BA5AE5">
        <w:rPr>
          <w:noProof/>
        </w:rPr>
        <w:tab/>
        <w:t xml:space="preserve">Si, J., et al., </w:t>
      </w:r>
      <w:r w:rsidRPr="00BA5AE5">
        <w:rPr>
          <w:i/>
          <w:noProof/>
        </w:rPr>
        <w:t>Computational prediction of RNA-binding proteins and binding sites.</w:t>
      </w:r>
      <w:r w:rsidRPr="00BA5AE5">
        <w:rPr>
          <w:noProof/>
        </w:rPr>
        <w:t xml:space="preserve"> International journal of molecular sciences, 2015. </w:t>
      </w:r>
      <w:r w:rsidRPr="00BA5AE5">
        <w:rPr>
          <w:b/>
          <w:noProof/>
        </w:rPr>
        <w:t>16</w:t>
      </w:r>
      <w:r w:rsidRPr="00BA5AE5">
        <w:rPr>
          <w:noProof/>
        </w:rPr>
        <w:t>(11): p. 26303-26317.</w:t>
      </w:r>
    </w:p>
    <w:p w14:paraId="06003FCA" w14:textId="77777777" w:rsidR="00BA5AE5" w:rsidRPr="00BA5AE5" w:rsidRDefault="00BA5AE5" w:rsidP="00BA5AE5">
      <w:pPr>
        <w:pStyle w:val="EndNoteBibliography"/>
        <w:ind w:left="720" w:hanging="720"/>
        <w:rPr>
          <w:noProof/>
        </w:rPr>
      </w:pPr>
      <w:r w:rsidRPr="00BA5AE5">
        <w:rPr>
          <w:noProof/>
        </w:rPr>
        <w:t>24.</w:t>
      </w:r>
      <w:r w:rsidRPr="00BA5AE5">
        <w:rPr>
          <w:noProof/>
        </w:rPr>
        <w:tab/>
        <w:t xml:space="preserve">Chen, Y.C., et al., </w:t>
      </w:r>
      <w:r w:rsidRPr="00BA5AE5">
        <w:rPr>
          <w:i/>
          <w:noProof/>
        </w:rPr>
        <w:t>Identifying RNA-binding residues based on evolutionary conserved structural and energetic features.</w:t>
      </w:r>
      <w:r w:rsidRPr="00BA5AE5">
        <w:rPr>
          <w:noProof/>
        </w:rPr>
        <w:t xml:space="preserve"> Nucleic acids research, 2014. </w:t>
      </w:r>
      <w:r w:rsidRPr="00BA5AE5">
        <w:rPr>
          <w:b/>
          <w:noProof/>
        </w:rPr>
        <w:t>42</w:t>
      </w:r>
      <w:r w:rsidRPr="00BA5AE5">
        <w:rPr>
          <w:noProof/>
        </w:rPr>
        <w:t>(3): p. e15-e15.</w:t>
      </w:r>
    </w:p>
    <w:p w14:paraId="35EBA435" w14:textId="77777777" w:rsidR="00BA5AE5" w:rsidRPr="00BA5AE5" w:rsidRDefault="00BA5AE5" w:rsidP="00BA5AE5">
      <w:pPr>
        <w:pStyle w:val="EndNoteBibliography"/>
        <w:ind w:left="720" w:hanging="720"/>
        <w:rPr>
          <w:noProof/>
        </w:rPr>
      </w:pPr>
      <w:r w:rsidRPr="00BA5AE5">
        <w:rPr>
          <w:noProof/>
        </w:rPr>
        <w:t>25.</w:t>
      </w:r>
      <w:r w:rsidRPr="00BA5AE5">
        <w:rPr>
          <w:noProof/>
        </w:rPr>
        <w:tab/>
        <w:t xml:space="preserve">Li, G., et al., </w:t>
      </w:r>
      <w:r w:rsidRPr="00BA5AE5">
        <w:rPr>
          <w:i/>
          <w:noProof/>
        </w:rPr>
        <w:t>Prediction of DNA binding proteins using local features and long-term dependencies with primary sequences based on deep learning.</w:t>
      </w:r>
      <w:r w:rsidRPr="00BA5AE5">
        <w:rPr>
          <w:noProof/>
        </w:rPr>
        <w:t xml:space="preserve"> PeerJ, 2021. </w:t>
      </w:r>
      <w:r w:rsidRPr="00BA5AE5">
        <w:rPr>
          <w:b/>
          <w:noProof/>
        </w:rPr>
        <w:t>9</w:t>
      </w:r>
      <w:r w:rsidRPr="00BA5AE5">
        <w:rPr>
          <w:noProof/>
        </w:rPr>
        <w:t>: p. e11262.</w:t>
      </w:r>
    </w:p>
    <w:p w14:paraId="32C682A8" w14:textId="77777777" w:rsidR="00BA5AE5" w:rsidRPr="00BA5AE5" w:rsidRDefault="00BA5AE5" w:rsidP="00BA5AE5">
      <w:pPr>
        <w:pStyle w:val="EndNoteBibliography"/>
        <w:ind w:left="720" w:hanging="720"/>
        <w:rPr>
          <w:noProof/>
        </w:rPr>
      </w:pPr>
      <w:r w:rsidRPr="00BA5AE5">
        <w:rPr>
          <w:noProof/>
        </w:rPr>
        <w:t>26.</w:t>
      </w:r>
      <w:r w:rsidRPr="00BA5AE5">
        <w:rPr>
          <w:noProof/>
        </w:rPr>
        <w:tab/>
        <w:t xml:space="preserve">Pan, X., et al., </w:t>
      </w:r>
      <w:r w:rsidRPr="00BA5AE5">
        <w:rPr>
          <w:i/>
          <w:noProof/>
        </w:rPr>
        <w:t>RBPsuite: RNA-protein binding sites prediction suite based on deep learning.</w:t>
      </w:r>
      <w:r w:rsidRPr="00BA5AE5">
        <w:rPr>
          <w:noProof/>
        </w:rPr>
        <w:t xml:space="preserve"> BMC Genomics, 2020. </w:t>
      </w:r>
      <w:r w:rsidRPr="00BA5AE5">
        <w:rPr>
          <w:b/>
          <w:noProof/>
        </w:rPr>
        <w:t>21</w:t>
      </w:r>
      <w:r w:rsidRPr="00BA5AE5">
        <w:rPr>
          <w:noProof/>
        </w:rPr>
        <w:t>(1): p. 884.</w:t>
      </w:r>
    </w:p>
    <w:p w14:paraId="5EC16CEB" w14:textId="77777777" w:rsidR="00BA5AE5" w:rsidRPr="00BA5AE5" w:rsidRDefault="00BA5AE5" w:rsidP="00BA5AE5">
      <w:pPr>
        <w:pStyle w:val="EndNoteBibliography"/>
        <w:ind w:left="720" w:hanging="720"/>
        <w:rPr>
          <w:noProof/>
        </w:rPr>
      </w:pPr>
      <w:r w:rsidRPr="00BA5AE5">
        <w:rPr>
          <w:noProof/>
        </w:rPr>
        <w:lastRenderedPageBreak/>
        <w:t>27.</w:t>
      </w:r>
      <w:r w:rsidRPr="00BA5AE5">
        <w:rPr>
          <w:noProof/>
        </w:rPr>
        <w:tab/>
        <w:t xml:space="preserve">Asghari, M.P. and P. Abdolmaleki, </w:t>
      </w:r>
      <w:r w:rsidRPr="00BA5AE5">
        <w:rPr>
          <w:i/>
          <w:noProof/>
        </w:rPr>
        <w:t>Prediction of RNA-and DNA-binding proteins using various machine learning classifiers.</w:t>
      </w:r>
      <w:r w:rsidRPr="00BA5AE5">
        <w:rPr>
          <w:noProof/>
        </w:rPr>
        <w:t xml:space="preserve"> Avicenna journal of medical biotechnology, 2019. </w:t>
      </w:r>
      <w:r w:rsidRPr="00BA5AE5">
        <w:rPr>
          <w:b/>
          <w:noProof/>
        </w:rPr>
        <w:t>11</w:t>
      </w:r>
      <w:r w:rsidRPr="00BA5AE5">
        <w:rPr>
          <w:noProof/>
        </w:rPr>
        <w:t>(1): p. 104.</w:t>
      </w:r>
    </w:p>
    <w:p w14:paraId="76F872FD" w14:textId="77777777" w:rsidR="00BA5AE5" w:rsidRPr="00BA5AE5" w:rsidRDefault="00BA5AE5" w:rsidP="00BA5AE5">
      <w:pPr>
        <w:pStyle w:val="EndNoteBibliography"/>
        <w:ind w:left="720" w:hanging="720"/>
        <w:rPr>
          <w:noProof/>
        </w:rPr>
      </w:pPr>
      <w:r w:rsidRPr="00BA5AE5">
        <w:rPr>
          <w:noProof/>
        </w:rPr>
        <w:t>28.</w:t>
      </w:r>
      <w:r w:rsidRPr="00BA5AE5">
        <w:rPr>
          <w:noProof/>
        </w:rPr>
        <w:tab/>
        <w:t xml:space="preserve">Yan, K., et al., </w:t>
      </w:r>
      <w:r w:rsidRPr="00BA5AE5">
        <w:rPr>
          <w:i/>
          <w:noProof/>
        </w:rPr>
        <w:t>iDRPro-SC: identifying DNA-binding proteins and RNA-binding proteins based on subfunction classifiers.</w:t>
      </w:r>
      <w:r w:rsidRPr="00BA5AE5">
        <w:rPr>
          <w:noProof/>
        </w:rPr>
        <w:t xml:space="preserve"> Briefings in Bioinformatics, 2023. </w:t>
      </w:r>
      <w:r w:rsidRPr="00BA5AE5">
        <w:rPr>
          <w:b/>
          <w:noProof/>
        </w:rPr>
        <w:t>24</w:t>
      </w:r>
      <w:r w:rsidRPr="00BA5AE5">
        <w:rPr>
          <w:noProof/>
        </w:rPr>
        <w:t>(4): p. bbad251.</w:t>
      </w:r>
    </w:p>
    <w:p w14:paraId="6E794EDA" w14:textId="77777777" w:rsidR="00BA5AE5" w:rsidRPr="00BA5AE5" w:rsidRDefault="00BA5AE5" w:rsidP="00BA5AE5">
      <w:pPr>
        <w:pStyle w:val="EndNoteBibliography"/>
        <w:ind w:left="720" w:hanging="720"/>
        <w:rPr>
          <w:noProof/>
        </w:rPr>
      </w:pPr>
      <w:r w:rsidRPr="00BA5AE5">
        <w:rPr>
          <w:noProof/>
        </w:rPr>
        <w:t>29.</w:t>
      </w:r>
      <w:r w:rsidRPr="00BA5AE5">
        <w:rPr>
          <w:noProof/>
        </w:rPr>
        <w:tab/>
        <w:t xml:space="preserve">Škunca, N., A. Altenhoff, and C. Dessimoz, </w:t>
      </w:r>
      <w:r w:rsidRPr="00BA5AE5">
        <w:rPr>
          <w:i/>
          <w:noProof/>
        </w:rPr>
        <w:t>Quality of computationally inferred gene ontology annotations.</w:t>
      </w:r>
      <w:r w:rsidRPr="00BA5AE5">
        <w:rPr>
          <w:noProof/>
        </w:rPr>
        <w:t xml:space="preserve"> PLoS computational biology, 2012. </w:t>
      </w:r>
      <w:r w:rsidRPr="00BA5AE5">
        <w:rPr>
          <w:b/>
          <w:noProof/>
        </w:rPr>
        <w:t>8</w:t>
      </w:r>
      <w:r w:rsidRPr="00BA5AE5">
        <w:rPr>
          <w:noProof/>
        </w:rPr>
        <w:t>(5): p. e1002533.</w:t>
      </w:r>
    </w:p>
    <w:p w14:paraId="4DCC7087" w14:textId="77777777" w:rsidR="00BA5AE5" w:rsidRPr="00BA5AE5" w:rsidRDefault="00BA5AE5" w:rsidP="00BA5AE5">
      <w:pPr>
        <w:pStyle w:val="EndNoteBibliography"/>
        <w:ind w:left="720" w:hanging="720"/>
        <w:rPr>
          <w:noProof/>
        </w:rPr>
      </w:pPr>
      <w:r w:rsidRPr="00BA5AE5">
        <w:rPr>
          <w:noProof/>
        </w:rPr>
        <w:t>30.</w:t>
      </w:r>
      <w:r w:rsidRPr="00BA5AE5">
        <w:rPr>
          <w:noProof/>
        </w:rPr>
        <w:tab/>
        <w:t xml:space="preserve">Vu, T.T.D. and J. Jung, </w:t>
      </w:r>
      <w:r w:rsidRPr="00BA5AE5">
        <w:rPr>
          <w:i/>
          <w:noProof/>
        </w:rPr>
        <w:t>Protein function prediction with gene ontology: from traditional to deep learning models.</w:t>
      </w:r>
      <w:r w:rsidRPr="00BA5AE5">
        <w:rPr>
          <w:noProof/>
        </w:rPr>
        <w:t xml:space="preserve"> PeerJ, 2021. </w:t>
      </w:r>
      <w:r w:rsidRPr="00BA5AE5">
        <w:rPr>
          <w:b/>
          <w:noProof/>
        </w:rPr>
        <w:t>9</w:t>
      </w:r>
      <w:r w:rsidRPr="00BA5AE5">
        <w:rPr>
          <w:noProof/>
        </w:rPr>
        <w:t>: p. e12019.</w:t>
      </w:r>
    </w:p>
    <w:p w14:paraId="1BFDA62C" w14:textId="77777777" w:rsidR="00BA5AE5" w:rsidRPr="00BA5AE5" w:rsidRDefault="00BA5AE5" w:rsidP="00BA5AE5">
      <w:pPr>
        <w:pStyle w:val="EndNoteBibliography"/>
        <w:ind w:left="720" w:hanging="720"/>
        <w:rPr>
          <w:noProof/>
        </w:rPr>
      </w:pPr>
      <w:r w:rsidRPr="00BA5AE5">
        <w:rPr>
          <w:noProof/>
        </w:rPr>
        <w:t>31.</w:t>
      </w:r>
      <w:r w:rsidRPr="00BA5AE5">
        <w:rPr>
          <w:noProof/>
        </w:rPr>
        <w:tab/>
        <w:t xml:space="preserve">Elnaggar, A., et al., </w:t>
      </w:r>
      <w:r w:rsidRPr="00BA5AE5">
        <w:rPr>
          <w:i/>
          <w:noProof/>
        </w:rPr>
        <w:t>Prottrans: Toward understanding the language of life through self-supervised learning.</w:t>
      </w:r>
      <w:r w:rsidRPr="00BA5AE5">
        <w:rPr>
          <w:noProof/>
        </w:rPr>
        <w:t xml:space="preserve"> IEEE transactions on pattern analysis and machine intelligence, 2021. </w:t>
      </w:r>
      <w:r w:rsidRPr="00BA5AE5">
        <w:rPr>
          <w:b/>
          <w:noProof/>
        </w:rPr>
        <w:t>44</w:t>
      </w:r>
      <w:r w:rsidRPr="00BA5AE5">
        <w:rPr>
          <w:noProof/>
        </w:rPr>
        <w:t>(10): p. 7112-7127.</w:t>
      </w:r>
    </w:p>
    <w:p w14:paraId="67CF8054" w14:textId="77777777" w:rsidR="00BA5AE5" w:rsidRPr="00BA5AE5" w:rsidRDefault="00BA5AE5" w:rsidP="00BA5AE5">
      <w:pPr>
        <w:pStyle w:val="EndNoteBibliography"/>
        <w:ind w:left="720" w:hanging="720"/>
        <w:rPr>
          <w:noProof/>
        </w:rPr>
      </w:pPr>
      <w:r w:rsidRPr="00BA5AE5">
        <w:rPr>
          <w:noProof/>
        </w:rPr>
        <w:t>32.</w:t>
      </w:r>
      <w:r w:rsidRPr="00BA5AE5">
        <w:rPr>
          <w:noProof/>
        </w:rPr>
        <w:tab/>
        <w:t xml:space="preserve">Heinzinger, M., et al., </w:t>
      </w:r>
      <w:r w:rsidRPr="00BA5AE5">
        <w:rPr>
          <w:i/>
          <w:noProof/>
        </w:rPr>
        <w:t>&lt;? sty\usepackage {wasysym}?&gt; Bilingual language model for protein sequence and structure.</w:t>
      </w:r>
      <w:r w:rsidRPr="00BA5AE5">
        <w:rPr>
          <w:noProof/>
        </w:rPr>
        <w:t xml:space="preserve"> NAR Genomics and Bioinformatics, 2024. </w:t>
      </w:r>
      <w:r w:rsidRPr="00BA5AE5">
        <w:rPr>
          <w:b/>
          <w:noProof/>
        </w:rPr>
        <w:t>6</w:t>
      </w:r>
      <w:r w:rsidRPr="00BA5AE5">
        <w:rPr>
          <w:noProof/>
        </w:rPr>
        <w:t>(4): p. lqae150.</w:t>
      </w:r>
    </w:p>
    <w:p w14:paraId="7AF60A8C" w14:textId="77777777" w:rsidR="00BA5AE5" w:rsidRPr="00BA5AE5" w:rsidRDefault="00BA5AE5" w:rsidP="00BA5AE5">
      <w:pPr>
        <w:pStyle w:val="EndNoteBibliography"/>
        <w:ind w:left="720" w:hanging="720"/>
        <w:rPr>
          <w:noProof/>
        </w:rPr>
      </w:pPr>
      <w:r w:rsidRPr="00BA5AE5">
        <w:rPr>
          <w:noProof/>
        </w:rPr>
        <w:t>33.</w:t>
      </w:r>
      <w:r w:rsidRPr="00BA5AE5">
        <w:rPr>
          <w:noProof/>
        </w:rPr>
        <w:tab/>
        <w:t xml:space="preserve">Brandes, N., et al., </w:t>
      </w:r>
      <w:r w:rsidRPr="00BA5AE5">
        <w:rPr>
          <w:i/>
          <w:noProof/>
        </w:rPr>
        <w:t>ProteinBERT: a universal deep-learning model of protein sequence and function.</w:t>
      </w:r>
      <w:r w:rsidRPr="00BA5AE5">
        <w:rPr>
          <w:noProof/>
        </w:rPr>
        <w:t xml:space="preserve"> Bioinformatics, 2022. </w:t>
      </w:r>
      <w:r w:rsidRPr="00BA5AE5">
        <w:rPr>
          <w:b/>
          <w:noProof/>
        </w:rPr>
        <w:t>38</w:t>
      </w:r>
      <w:r w:rsidRPr="00BA5AE5">
        <w:rPr>
          <w:noProof/>
        </w:rPr>
        <w:t>(8): p. 2102-2110.</w:t>
      </w:r>
    </w:p>
    <w:p w14:paraId="25A9DE0C" w14:textId="77777777" w:rsidR="00BA5AE5" w:rsidRPr="00BA5AE5" w:rsidRDefault="00BA5AE5" w:rsidP="00BA5AE5">
      <w:pPr>
        <w:pStyle w:val="EndNoteBibliography"/>
        <w:ind w:left="720" w:hanging="720"/>
        <w:rPr>
          <w:noProof/>
        </w:rPr>
      </w:pPr>
      <w:r w:rsidRPr="00BA5AE5">
        <w:rPr>
          <w:noProof/>
        </w:rPr>
        <w:t>34.</w:t>
      </w:r>
      <w:r w:rsidRPr="00BA5AE5">
        <w:rPr>
          <w:noProof/>
        </w:rPr>
        <w:tab/>
        <w:t xml:space="preserve">Lin, Z., et al., </w:t>
      </w:r>
      <w:r w:rsidRPr="00BA5AE5">
        <w:rPr>
          <w:i/>
          <w:noProof/>
        </w:rPr>
        <w:t>Evolutionary-scale prediction of atomic-level protein structure with a language model.</w:t>
      </w:r>
      <w:r w:rsidRPr="00BA5AE5">
        <w:rPr>
          <w:noProof/>
        </w:rPr>
        <w:t xml:space="preserve"> Science, 2023. </w:t>
      </w:r>
      <w:r w:rsidRPr="00BA5AE5">
        <w:rPr>
          <w:b/>
          <w:noProof/>
        </w:rPr>
        <w:t>379</w:t>
      </w:r>
      <w:r w:rsidRPr="00BA5AE5">
        <w:rPr>
          <w:noProof/>
        </w:rPr>
        <w:t>(6637): p. 1123-1130.</w:t>
      </w:r>
    </w:p>
    <w:p w14:paraId="4A4178D5" w14:textId="77777777" w:rsidR="00BA5AE5" w:rsidRPr="00BA5AE5" w:rsidRDefault="00BA5AE5" w:rsidP="00BA5AE5">
      <w:pPr>
        <w:pStyle w:val="EndNoteBibliography"/>
        <w:ind w:left="720" w:hanging="720"/>
        <w:rPr>
          <w:noProof/>
        </w:rPr>
      </w:pPr>
      <w:r w:rsidRPr="00BA5AE5">
        <w:rPr>
          <w:noProof/>
        </w:rPr>
        <w:t>35.</w:t>
      </w:r>
      <w:r w:rsidRPr="00BA5AE5">
        <w:rPr>
          <w:noProof/>
        </w:rPr>
        <w:tab/>
        <w:t xml:space="preserve">Hayes, T., et al., </w:t>
      </w:r>
      <w:r w:rsidRPr="00BA5AE5">
        <w:rPr>
          <w:i/>
          <w:noProof/>
        </w:rPr>
        <w:t>Simulating 500 million years of evolution with a language model.</w:t>
      </w:r>
      <w:r w:rsidRPr="00BA5AE5">
        <w:rPr>
          <w:noProof/>
        </w:rPr>
        <w:t xml:space="preserve"> Science, 2025. </w:t>
      </w:r>
      <w:r w:rsidRPr="00BA5AE5">
        <w:rPr>
          <w:b/>
          <w:noProof/>
        </w:rPr>
        <w:t>387</w:t>
      </w:r>
      <w:r w:rsidRPr="00BA5AE5">
        <w:rPr>
          <w:noProof/>
        </w:rPr>
        <w:t>(6736): p. 850-858.</w:t>
      </w:r>
    </w:p>
    <w:p w14:paraId="189406AE" w14:textId="77777777" w:rsidR="00BA5AE5" w:rsidRPr="00BA5AE5" w:rsidRDefault="00BA5AE5" w:rsidP="00BA5AE5">
      <w:pPr>
        <w:pStyle w:val="EndNoteBibliography"/>
        <w:ind w:left="720" w:hanging="720"/>
        <w:rPr>
          <w:noProof/>
        </w:rPr>
      </w:pPr>
      <w:r w:rsidRPr="00BA5AE5">
        <w:rPr>
          <w:noProof/>
        </w:rPr>
        <w:t>36.</w:t>
      </w:r>
      <w:r w:rsidRPr="00BA5AE5">
        <w:rPr>
          <w:noProof/>
        </w:rPr>
        <w:tab/>
        <w:t xml:space="preserve">Chen, J.-Y., et al., </w:t>
      </w:r>
      <w:r w:rsidRPr="00BA5AE5">
        <w:rPr>
          <w:i/>
          <w:noProof/>
        </w:rPr>
        <w:t>Evaluating the advancements in protein language models for encoding strategies in protein function prediction: a comprehensive review.</w:t>
      </w:r>
      <w:r w:rsidRPr="00BA5AE5">
        <w:rPr>
          <w:noProof/>
        </w:rPr>
        <w:t xml:space="preserve"> Frontiers in bioengineering and biotechnology, 2025. </w:t>
      </w:r>
      <w:r w:rsidRPr="00BA5AE5">
        <w:rPr>
          <w:b/>
          <w:noProof/>
        </w:rPr>
        <w:t>13</w:t>
      </w:r>
      <w:r w:rsidRPr="00BA5AE5">
        <w:rPr>
          <w:noProof/>
        </w:rPr>
        <w:t>: p. 1506508.</w:t>
      </w:r>
    </w:p>
    <w:p w14:paraId="5B4F6A29" w14:textId="77777777" w:rsidR="00BA5AE5" w:rsidRPr="00BA5AE5" w:rsidRDefault="00BA5AE5" w:rsidP="00BA5AE5">
      <w:pPr>
        <w:pStyle w:val="EndNoteBibliography"/>
        <w:ind w:left="720" w:hanging="720"/>
        <w:rPr>
          <w:noProof/>
        </w:rPr>
      </w:pPr>
      <w:r w:rsidRPr="00BA5AE5">
        <w:rPr>
          <w:noProof/>
        </w:rPr>
        <w:t>37.</w:t>
      </w:r>
      <w:r w:rsidRPr="00BA5AE5">
        <w:rPr>
          <w:noProof/>
        </w:rPr>
        <w:tab/>
        <w:t xml:space="preserve">Schmirler, R., M. Heinzinger, and B. Rost, </w:t>
      </w:r>
      <w:r w:rsidRPr="00BA5AE5">
        <w:rPr>
          <w:i/>
          <w:noProof/>
        </w:rPr>
        <w:t>Fine-tuning protein language models boosts predictions across diverse tasks.</w:t>
      </w:r>
      <w:r w:rsidRPr="00BA5AE5">
        <w:rPr>
          <w:noProof/>
        </w:rPr>
        <w:t xml:space="preserve"> Nature Communications, 2024. </w:t>
      </w:r>
      <w:r w:rsidRPr="00BA5AE5">
        <w:rPr>
          <w:b/>
          <w:noProof/>
        </w:rPr>
        <w:t>15</w:t>
      </w:r>
      <w:r w:rsidRPr="00BA5AE5">
        <w:rPr>
          <w:noProof/>
        </w:rPr>
        <w:t>(1): p. 7407.</w:t>
      </w:r>
    </w:p>
    <w:p w14:paraId="2DF4A03A" w14:textId="77777777" w:rsidR="00BA5AE5" w:rsidRPr="00BA5AE5" w:rsidRDefault="00BA5AE5" w:rsidP="00BA5AE5">
      <w:pPr>
        <w:pStyle w:val="EndNoteBibliography"/>
        <w:ind w:left="720" w:hanging="720"/>
        <w:rPr>
          <w:noProof/>
        </w:rPr>
      </w:pPr>
      <w:r w:rsidRPr="00BA5AE5">
        <w:rPr>
          <w:noProof/>
        </w:rPr>
        <w:t>38.</w:t>
      </w:r>
      <w:r w:rsidRPr="00BA5AE5">
        <w:rPr>
          <w:noProof/>
        </w:rPr>
        <w:tab/>
        <w:t xml:space="preserve">Leclercq, M. and A. Droit, </w:t>
      </w:r>
      <w:r w:rsidRPr="00BA5AE5">
        <w:rPr>
          <w:i/>
          <w:noProof/>
        </w:rPr>
        <w:t>Protein Language Models: Applications and Perspectives.</w:t>
      </w:r>
      <w:r w:rsidRPr="00BA5AE5">
        <w:rPr>
          <w:noProof/>
        </w:rPr>
        <w:t xml:space="preserve"> Journal of Proteome Research, 2026.</w:t>
      </w:r>
    </w:p>
    <w:p w14:paraId="2F8EADE9" w14:textId="77777777" w:rsidR="00BA5AE5" w:rsidRPr="00BA5AE5" w:rsidRDefault="00BA5AE5" w:rsidP="00BA5AE5">
      <w:pPr>
        <w:pStyle w:val="EndNoteBibliography"/>
        <w:ind w:left="720" w:hanging="720"/>
        <w:rPr>
          <w:noProof/>
        </w:rPr>
      </w:pPr>
      <w:r w:rsidRPr="00BA5AE5">
        <w:rPr>
          <w:noProof/>
        </w:rPr>
        <w:t>39.</w:t>
      </w:r>
      <w:r w:rsidRPr="00BA5AE5">
        <w:rPr>
          <w:noProof/>
        </w:rPr>
        <w:tab/>
        <w:t xml:space="preserve">Wang, L., et al., </w:t>
      </w:r>
      <w:r w:rsidRPr="00BA5AE5">
        <w:rPr>
          <w:i/>
          <w:noProof/>
        </w:rPr>
        <w:t>A comprehensive review of protein language models.</w:t>
      </w:r>
      <w:r w:rsidRPr="00BA5AE5">
        <w:rPr>
          <w:noProof/>
        </w:rPr>
        <w:t xml:space="preserve"> arXiv preprint arXiv:2502.06881, 2025.</w:t>
      </w:r>
    </w:p>
    <w:p w14:paraId="7B30FE20" w14:textId="77777777" w:rsidR="00BA5AE5" w:rsidRPr="00BA5AE5" w:rsidRDefault="00BA5AE5" w:rsidP="00BA5AE5">
      <w:pPr>
        <w:pStyle w:val="EndNoteBibliography"/>
        <w:ind w:left="720" w:hanging="720"/>
        <w:rPr>
          <w:noProof/>
        </w:rPr>
      </w:pPr>
      <w:r w:rsidRPr="00BA5AE5">
        <w:rPr>
          <w:noProof/>
        </w:rPr>
        <w:t>40.</w:t>
      </w:r>
      <w:r w:rsidRPr="00BA5AE5">
        <w:rPr>
          <w:noProof/>
        </w:rPr>
        <w:tab/>
        <w:t xml:space="preserve">Mu, Q., et al., </w:t>
      </w:r>
      <w:r w:rsidRPr="00BA5AE5">
        <w:rPr>
          <w:i/>
          <w:noProof/>
        </w:rPr>
        <w:t>DRBP-EDP: classification of DNA-binding proteins and RNA-binding proteins using ESM-2 and dual-path neural network.</w:t>
      </w:r>
      <w:r w:rsidRPr="00BA5AE5">
        <w:rPr>
          <w:noProof/>
        </w:rPr>
        <w:t xml:space="preserve"> NAR Genomics and Bioinformatics, 2025. </w:t>
      </w:r>
      <w:r w:rsidRPr="00BA5AE5">
        <w:rPr>
          <w:b/>
          <w:noProof/>
        </w:rPr>
        <w:t>7</w:t>
      </w:r>
      <w:r w:rsidRPr="00BA5AE5">
        <w:rPr>
          <w:noProof/>
        </w:rPr>
        <w:t>(2): p. lqaf058.</w:t>
      </w:r>
    </w:p>
    <w:p w14:paraId="056285D2" w14:textId="77777777" w:rsidR="00BA5AE5" w:rsidRPr="00BA5AE5" w:rsidRDefault="00BA5AE5" w:rsidP="00BA5AE5">
      <w:pPr>
        <w:pStyle w:val="EndNoteBibliography"/>
        <w:ind w:left="720" w:hanging="720"/>
        <w:rPr>
          <w:noProof/>
        </w:rPr>
      </w:pPr>
      <w:r w:rsidRPr="00BA5AE5">
        <w:rPr>
          <w:noProof/>
        </w:rPr>
        <w:t>41.</w:t>
      </w:r>
      <w:r w:rsidRPr="00BA5AE5">
        <w:rPr>
          <w:noProof/>
        </w:rPr>
        <w:tab/>
        <w:t xml:space="preserve">Pokharel, S., et al., </w:t>
      </w:r>
      <w:r w:rsidRPr="00BA5AE5">
        <w:rPr>
          <w:i/>
          <w:noProof/>
        </w:rPr>
        <w:t>PLM-DBPs: enhancing plant DNA-binding protein prediction by integrating sequence-based and structure-aware protein language models.</w:t>
      </w:r>
      <w:r w:rsidRPr="00BA5AE5">
        <w:rPr>
          <w:noProof/>
        </w:rPr>
        <w:t xml:space="preserve"> Briefings in Bioinformatics, 2025. </w:t>
      </w:r>
      <w:r w:rsidRPr="00BA5AE5">
        <w:rPr>
          <w:b/>
          <w:noProof/>
        </w:rPr>
        <w:t>26</w:t>
      </w:r>
      <w:r w:rsidRPr="00BA5AE5">
        <w:rPr>
          <w:noProof/>
        </w:rPr>
        <w:t>(3): p. bbaf245.</w:t>
      </w:r>
    </w:p>
    <w:p w14:paraId="5D179D24" w14:textId="77777777" w:rsidR="00BA5AE5" w:rsidRPr="00BA5AE5" w:rsidRDefault="00BA5AE5" w:rsidP="00BA5AE5">
      <w:pPr>
        <w:pStyle w:val="EndNoteBibliography"/>
        <w:ind w:left="720" w:hanging="720"/>
        <w:rPr>
          <w:noProof/>
        </w:rPr>
      </w:pPr>
      <w:r w:rsidRPr="00BA5AE5">
        <w:rPr>
          <w:noProof/>
        </w:rPr>
        <w:t>42.</w:t>
      </w:r>
      <w:r w:rsidRPr="00BA5AE5">
        <w:rPr>
          <w:noProof/>
        </w:rPr>
        <w:tab/>
        <w:t xml:space="preserve">Zeng, W., et al., </w:t>
      </w:r>
      <w:r w:rsidRPr="00BA5AE5">
        <w:rPr>
          <w:i/>
          <w:noProof/>
        </w:rPr>
        <w:t>Improving prediction performance of general protein language model by domain-adaptive pretraining on DNA-binding protein.</w:t>
      </w:r>
      <w:r w:rsidRPr="00BA5AE5">
        <w:rPr>
          <w:noProof/>
        </w:rPr>
        <w:t xml:space="preserve"> Nature Communications, 2024. </w:t>
      </w:r>
      <w:r w:rsidRPr="00BA5AE5">
        <w:rPr>
          <w:b/>
          <w:noProof/>
        </w:rPr>
        <w:t>15</w:t>
      </w:r>
      <w:r w:rsidRPr="00BA5AE5">
        <w:rPr>
          <w:noProof/>
        </w:rPr>
        <w:t>(1): p. 7838.</w:t>
      </w:r>
    </w:p>
    <w:p w14:paraId="52AB0F2F" w14:textId="77777777" w:rsidR="00BA5AE5" w:rsidRPr="00BA5AE5" w:rsidRDefault="00BA5AE5" w:rsidP="00BA5AE5">
      <w:pPr>
        <w:pStyle w:val="EndNoteBibliography"/>
        <w:ind w:left="720" w:hanging="720"/>
        <w:rPr>
          <w:noProof/>
        </w:rPr>
      </w:pPr>
      <w:r w:rsidRPr="00BA5AE5">
        <w:rPr>
          <w:noProof/>
        </w:rPr>
        <w:t>43.</w:t>
      </w:r>
      <w:r w:rsidRPr="00BA5AE5">
        <w:rPr>
          <w:noProof/>
        </w:rPr>
        <w:tab/>
        <w:t xml:space="preserve">Vaswani, A., et al., </w:t>
      </w:r>
      <w:r w:rsidRPr="00BA5AE5">
        <w:rPr>
          <w:i/>
          <w:noProof/>
        </w:rPr>
        <w:t>Attention is all you need.</w:t>
      </w:r>
      <w:r w:rsidRPr="00BA5AE5">
        <w:rPr>
          <w:noProof/>
        </w:rPr>
        <w:t xml:space="preserve"> Advances in neural information processing systems, 2017. </w:t>
      </w:r>
      <w:r w:rsidRPr="00BA5AE5">
        <w:rPr>
          <w:b/>
          <w:noProof/>
        </w:rPr>
        <w:t>30</w:t>
      </w:r>
      <w:r w:rsidRPr="00BA5AE5">
        <w:rPr>
          <w:noProof/>
        </w:rPr>
        <w:t>.</w:t>
      </w:r>
    </w:p>
    <w:p w14:paraId="77E8C09B" w14:textId="77777777" w:rsidR="00BA5AE5" w:rsidRPr="00BA5AE5" w:rsidRDefault="00BA5AE5" w:rsidP="00BA5AE5">
      <w:pPr>
        <w:pStyle w:val="EndNoteBibliography"/>
        <w:ind w:left="720" w:hanging="720"/>
        <w:rPr>
          <w:noProof/>
        </w:rPr>
      </w:pPr>
      <w:r w:rsidRPr="00BA5AE5">
        <w:rPr>
          <w:noProof/>
        </w:rPr>
        <w:t>44.</w:t>
      </w:r>
      <w:r w:rsidRPr="00BA5AE5">
        <w:rPr>
          <w:noProof/>
        </w:rPr>
        <w:tab/>
        <w:t xml:space="preserve">Chandra, A., et al., </w:t>
      </w:r>
      <w:r w:rsidRPr="00BA5AE5">
        <w:rPr>
          <w:i/>
          <w:noProof/>
        </w:rPr>
        <w:t>Transformer-based deep learning for predicting protein properties in the life sciences.</w:t>
      </w:r>
      <w:r w:rsidRPr="00BA5AE5">
        <w:rPr>
          <w:noProof/>
        </w:rPr>
        <w:t xml:space="preserve"> Elife, 2023. </w:t>
      </w:r>
      <w:r w:rsidRPr="00BA5AE5">
        <w:rPr>
          <w:b/>
          <w:noProof/>
        </w:rPr>
        <w:t>12</w:t>
      </w:r>
      <w:r w:rsidRPr="00BA5AE5">
        <w:rPr>
          <w:noProof/>
        </w:rPr>
        <w:t>: p. e82819.</w:t>
      </w:r>
    </w:p>
    <w:p w14:paraId="32855EAD" w14:textId="77777777" w:rsidR="00BA5AE5" w:rsidRPr="00BA5AE5" w:rsidRDefault="00BA5AE5" w:rsidP="00BA5AE5">
      <w:pPr>
        <w:pStyle w:val="EndNoteBibliography"/>
        <w:ind w:left="720" w:hanging="720"/>
        <w:rPr>
          <w:noProof/>
        </w:rPr>
      </w:pPr>
      <w:r w:rsidRPr="00BA5AE5">
        <w:rPr>
          <w:noProof/>
        </w:rPr>
        <w:t>45.</w:t>
      </w:r>
      <w:r w:rsidRPr="00BA5AE5">
        <w:rPr>
          <w:noProof/>
        </w:rPr>
        <w:tab/>
        <w:t xml:space="preserve">Nayar, G., A. Tartici, and R.B. Altman, </w:t>
      </w:r>
      <w:r w:rsidRPr="00BA5AE5">
        <w:rPr>
          <w:i/>
          <w:noProof/>
        </w:rPr>
        <w:t>Paying attention to attention: high attention sites as indicators of protein family and function in language models.</w:t>
      </w:r>
      <w:r w:rsidRPr="00BA5AE5">
        <w:rPr>
          <w:noProof/>
        </w:rPr>
        <w:t xml:space="preserve"> PLOS Computational Biology, 2025. </w:t>
      </w:r>
      <w:r w:rsidRPr="00BA5AE5">
        <w:rPr>
          <w:b/>
          <w:noProof/>
        </w:rPr>
        <w:t>21</w:t>
      </w:r>
      <w:r w:rsidRPr="00BA5AE5">
        <w:rPr>
          <w:noProof/>
        </w:rPr>
        <w:t>(9): p. e1013424.</w:t>
      </w:r>
    </w:p>
    <w:p w14:paraId="7A344AD5" w14:textId="77777777" w:rsidR="00BA5AE5" w:rsidRPr="00BA5AE5" w:rsidRDefault="00BA5AE5" w:rsidP="00BA5AE5">
      <w:pPr>
        <w:pStyle w:val="EndNoteBibliography"/>
        <w:ind w:left="720" w:hanging="720"/>
        <w:rPr>
          <w:noProof/>
        </w:rPr>
      </w:pPr>
      <w:r w:rsidRPr="00BA5AE5">
        <w:rPr>
          <w:noProof/>
        </w:rPr>
        <w:t>46.</w:t>
      </w:r>
      <w:r w:rsidRPr="00BA5AE5">
        <w:rPr>
          <w:noProof/>
        </w:rPr>
        <w:tab/>
        <w:t xml:space="preserve">Xie, Z., et al., </w:t>
      </w:r>
      <w:r w:rsidRPr="00BA5AE5">
        <w:rPr>
          <w:i/>
          <w:noProof/>
        </w:rPr>
        <w:t>hPDI: a database of experimental human protein–DNA interactions.</w:t>
      </w:r>
      <w:r w:rsidRPr="00BA5AE5">
        <w:rPr>
          <w:noProof/>
        </w:rPr>
        <w:t xml:space="preserve"> Bioinformatics, 2010. </w:t>
      </w:r>
      <w:r w:rsidRPr="00BA5AE5">
        <w:rPr>
          <w:b/>
          <w:noProof/>
        </w:rPr>
        <w:t>26</w:t>
      </w:r>
      <w:r w:rsidRPr="00BA5AE5">
        <w:rPr>
          <w:noProof/>
        </w:rPr>
        <w:t>(2): p. 287-289.</w:t>
      </w:r>
    </w:p>
    <w:p w14:paraId="537218DD" w14:textId="77777777" w:rsidR="00BA5AE5" w:rsidRPr="00BA5AE5" w:rsidRDefault="00BA5AE5" w:rsidP="00BA5AE5">
      <w:pPr>
        <w:pStyle w:val="EndNoteBibliography"/>
        <w:ind w:left="720" w:hanging="720"/>
        <w:rPr>
          <w:noProof/>
        </w:rPr>
      </w:pPr>
      <w:r w:rsidRPr="00BA5AE5">
        <w:rPr>
          <w:noProof/>
        </w:rPr>
        <w:t>47.</w:t>
      </w:r>
      <w:r w:rsidRPr="00BA5AE5">
        <w:rPr>
          <w:noProof/>
        </w:rPr>
        <w:tab/>
        <w:t xml:space="preserve">Zhang, Q., et al., </w:t>
      </w:r>
      <w:r w:rsidRPr="00BA5AE5">
        <w:rPr>
          <w:i/>
          <w:noProof/>
        </w:rPr>
        <w:t>hTFtarget: a comprehensive database for regulations of human transcription factors and their targets.</w:t>
      </w:r>
      <w:r w:rsidRPr="00BA5AE5">
        <w:rPr>
          <w:noProof/>
        </w:rPr>
        <w:t xml:space="preserve"> Genomics, proteomics &amp; bioinformatics, 2020. </w:t>
      </w:r>
      <w:r w:rsidRPr="00BA5AE5">
        <w:rPr>
          <w:b/>
          <w:noProof/>
        </w:rPr>
        <w:t>18</w:t>
      </w:r>
      <w:r w:rsidRPr="00BA5AE5">
        <w:rPr>
          <w:noProof/>
        </w:rPr>
        <w:t>(2): p. 120-128.</w:t>
      </w:r>
    </w:p>
    <w:p w14:paraId="7568D2BA" w14:textId="77777777" w:rsidR="00BA5AE5" w:rsidRPr="00BA5AE5" w:rsidRDefault="00BA5AE5" w:rsidP="00BA5AE5">
      <w:pPr>
        <w:pStyle w:val="EndNoteBibliography"/>
        <w:ind w:left="720" w:hanging="720"/>
        <w:rPr>
          <w:noProof/>
        </w:rPr>
      </w:pPr>
      <w:r w:rsidRPr="00BA5AE5">
        <w:rPr>
          <w:noProof/>
        </w:rPr>
        <w:t>48.</w:t>
      </w:r>
      <w:r w:rsidRPr="00BA5AE5">
        <w:rPr>
          <w:noProof/>
        </w:rPr>
        <w:tab/>
        <w:t xml:space="preserve">Van Nostrand, E.L., et al., </w:t>
      </w:r>
      <w:r w:rsidRPr="00BA5AE5">
        <w:rPr>
          <w:i/>
          <w:noProof/>
        </w:rPr>
        <w:t>A large-scale binding and functional map of human RNA-binding proteins.</w:t>
      </w:r>
      <w:r w:rsidRPr="00BA5AE5">
        <w:rPr>
          <w:noProof/>
        </w:rPr>
        <w:t xml:space="preserve"> Nature, 2020. </w:t>
      </w:r>
      <w:r w:rsidRPr="00BA5AE5">
        <w:rPr>
          <w:b/>
          <w:noProof/>
        </w:rPr>
        <w:t>583</w:t>
      </w:r>
      <w:r w:rsidRPr="00BA5AE5">
        <w:rPr>
          <w:noProof/>
        </w:rPr>
        <w:t>(7818): p. 711-719.</w:t>
      </w:r>
    </w:p>
    <w:p w14:paraId="27908333" w14:textId="77777777" w:rsidR="00BA5AE5" w:rsidRPr="00BA5AE5" w:rsidRDefault="00BA5AE5" w:rsidP="00BA5AE5">
      <w:pPr>
        <w:pStyle w:val="EndNoteBibliography"/>
        <w:ind w:left="720" w:hanging="720"/>
        <w:rPr>
          <w:noProof/>
        </w:rPr>
      </w:pPr>
      <w:r w:rsidRPr="00BA5AE5">
        <w:rPr>
          <w:noProof/>
        </w:rPr>
        <w:t>49.</w:t>
      </w:r>
      <w:r w:rsidRPr="00BA5AE5">
        <w:rPr>
          <w:noProof/>
        </w:rPr>
        <w:tab/>
        <w:t xml:space="preserve">Roche, R., et al., </w:t>
      </w:r>
      <w:r w:rsidRPr="00BA5AE5">
        <w:rPr>
          <w:i/>
          <w:noProof/>
        </w:rPr>
        <w:t>EquiPNAS: improved protein–nucleic acid binding site prediction using protein-language-model-informed equivariant deep graph neural networks.</w:t>
      </w:r>
      <w:r w:rsidRPr="00BA5AE5">
        <w:rPr>
          <w:noProof/>
        </w:rPr>
        <w:t xml:space="preserve"> Nucleic Acids Research, 2024. </w:t>
      </w:r>
      <w:r w:rsidRPr="00BA5AE5">
        <w:rPr>
          <w:b/>
          <w:noProof/>
        </w:rPr>
        <w:t>52</w:t>
      </w:r>
      <w:r w:rsidRPr="00BA5AE5">
        <w:rPr>
          <w:noProof/>
        </w:rPr>
        <w:t>(5): p. e27-e27.</w:t>
      </w:r>
    </w:p>
    <w:p w14:paraId="4156F8A1" w14:textId="77777777" w:rsidR="00BA5AE5" w:rsidRPr="00BA5AE5" w:rsidRDefault="00BA5AE5" w:rsidP="00BA5AE5">
      <w:pPr>
        <w:pStyle w:val="EndNoteBibliography"/>
        <w:ind w:left="720" w:hanging="720"/>
        <w:rPr>
          <w:noProof/>
        </w:rPr>
      </w:pPr>
      <w:r w:rsidRPr="00BA5AE5">
        <w:rPr>
          <w:noProof/>
        </w:rPr>
        <w:t>50.</w:t>
      </w:r>
      <w:r w:rsidRPr="00BA5AE5">
        <w:rPr>
          <w:noProof/>
        </w:rPr>
        <w:tab/>
        <w:t xml:space="preserve">Liu, Y. and B. Tian, </w:t>
      </w:r>
      <w:r w:rsidRPr="00BA5AE5">
        <w:rPr>
          <w:i/>
          <w:noProof/>
        </w:rPr>
        <w:t>CLAPE: Protein–Ligand Binding Site Prediction via Protein Language Models</w:t>
      </w:r>
      <w:r w:rsidRPr="00BA5AE5">
        <w:rPr>
          <w:noProof/>
        </w:rPr>
        <w:t xml:space="preserve">, in </w:t>
      </w:r>
      <w:r w:rsidRPr="00BA5AE5">
        <w:rPr>
          <w:i/>
          <w:noProof/>
        </w:rPr>
        <w:t>Large Language Models (LLMs) in Protein Bioinformatics</w:t>
      </w:r>
      <w:r w:rsidRPr="00BA5AE5">
        <w:rPr>
          <w:noProof/>
        </w:rPr>
        <w:t>. 2025, Springer. p. 293-311.</w:t>
      </w:r>
    </w:p>
    <w:p w14:paraId="38B36485" w14:textId="77777777" w:rsidR="00BA5AE5" w:rsidRPr="00BA5AE5" w:rsidRDefault="00BA5AE5" w:rsidP="00BA5AE5">
      <w:pPr>
        <w:pStyle w:val="EndNoteBibliography"/>
        <w:ind w:left="720" w:hanging="720"/>
        <w:rPr>
          <w:noProof/>
        </w:rPr>
      </w:pPr>
      <w:r w:rsidRPr="00BA5AE5">
        <w:rPr>
          <w:noProof/>
        </w:rPr>
        <w:t>51.</w:t>
      </w:r>
      <w:r w:rsidRPr="00BA5AE5">
        <w:rPr>
          <w:noProof/>
        </w:rPr>
        <w:tab/>
        <w:t xml:space="preserve">Tahmid, M.T., A.M. Hasan, and M.S. Bayzid, </w:t>
      </w:r>
      <w:r w:rsidRPr="00BA5AE5">
        <w:rPr>
          <w:i/>
          <w:noProof/>
        </w:rPr>
        <w:t>TransBind allows precise detection of DNA-binding proteins and residues using language models and deep learning.</w:t>
      </w:r>
      <w:r w:rsidRPr="00BA5AE5">
        <w:rPr>
          <w:noProof/>
        </w:rPr>
        <w:t xml:space="preserve"> Communications Biology, 2025. </w:t>
      </w:r>
      <w:r w:rsidRPr="00BA5AE5">
        <w:rPr>
          <w:b/>
          <w:noProof/>
        </w:rPr>
        <w:t>8</w:t>
      </w:r>
      <w:r w:rsidRPr="00BA5AE5">
        <w:rPr>
          <w:noProof/>
        </w:rPr>
        <w:t>(1): p. 568.</w:t>
      </w:r>
    </w:p>
    <w:p w14:paraId="6F25E38C" w14:textId="77777777" w:rsidR="00BA5AE5" w:rsidRPr="00BA5AE5" w:rsidRDefault="00BA5AE5" w:rsidP="00BA5AE5">
      <w:pPr>
        <w:pStyle w:val="EndNoteBibliography"/>
        <w:ind w:left="720" w:hanging="720"/>
        <w:rPr>
          <w:noProof/>
        </w:rPr>
      </w:pPr>
      <w:r w:rsidRPr="00BA5AE5">
        <w:rPr>
          <w:noProof/>
        </w:rPr>
        <w:lastRenderedPageBreak/>
        <w:t>52.</w:t>
      </w:r>
      <w:r w:rsidRPr="00BA5AE5">
        <w:rPr>
          <w:noProof/>
        </w:rPr>
        <w:tab/>
        <w:t xml:space="preserve">Schnoes, A.M., et al., </w:t>
      </w:r>
      <w:r w:rsidRPr="00BA5AE5">
        <w:rPr>
          <w:i/>
          <w:noProof/>
        </w:rPr>
        <w:t>Biases in the experimental annotations of protein function and their effect on our understanding of protein function space.</w:t>
      </w:r>
      <w:r w:rsidRPr="00BA5AE5">
        <w:rPr>
          <w:noProof/>
        </w:rPr>
        <w:t xml:space="preserve"> PLoS computational biology, 2013. </w:t>
      </w:r>
      <w:r w:rsidRPr="00BA5AE5">
        <w:rPr>
          <w:b/>
          <w:noProof/>
        </w:rPr>
        <w:t>9</w:t>
      </w:r>
      <w:r w:rsidRPr="00BA5AE5">
        <w:rPr>
          <w:noProof/>
        </w:rPr>
        <w:t>(5): p. e1003063.</w:t>
      </w:r>
    </w:p>
    <w:p w14:paraId="1B72C7D3" w14:textId="77777777" w:rsidR="00BA5AE5" w:rsidRPr="00BA5AE5" w:rsidRDefault="00BA5AE5" w:rsidP="00BA5AE5">
      <w:pPr>
        <w:pStyle w:val="EndNoteBibliography"/>
        <w:ind w:left="720" w:hanging="720"/>
        <w:rPr>
          <w:noProof/>
        </w:rPr>
      </w:pPr>
      <w:r w:rsidRPr="00BA5AE5">
        <w:rPr>
          <w:noProof/>
        </w:rPr>
        <w:t>53.</w:t>
      </w:r>
      <w:r w:rsidRPr="00BA5AE5">
        <w:rPr>
          <w:noProof/>
        </w:rPr>
        <w:tab/>
        <w:t xml:space="preserve">Serrano, S. and N.A. Smith, </w:t>
      </w:r>
      <w:r w:rsidRPr="00BA5AE5">
        <w:rPr>
          <w:i/>
          <w:noProof/>
        </w:rPr>
        <w:t>Is attention interpretable?</w:t>
      </w:r>
      <w:r w:rsidRPr="00BA5AE5">
        <w:rPr>
          <w:noProof/>
        </w:rPr>
        <w:t xml:space="preserve"> arXiv preprint arXiv:1906.03731, 2019.</w:t>
      </w:r>
    </w:p>
    <w:p w14:paraId="1B13A4AF" w14:textId="77777777" w:rsidR="00BA5AE5" w:rsidRPr="00BA5AE5" w:rsidRDefault="00BA5AE5" w:rsidP="00BA5AE5">
      <w:pPr>
        <w:pStyle w:val="EndNoteBibliography"/>
        <w:ind w:left="720" w:hanging="720"/>
        <w:rPr>
          <w:noProof/>
        </w:rPr>
      </w:pPr>
      <w:r w:rsidRPr="00BA5AE5">
        <w:rPr>
          <w:noProof/>
        </w:rPr>
        <w:t>54.</w:t>
      </w:r>
      <w:r w:rsidRPr="00BA5AE5">
        <w:rPr>
          <w:noProof/>
        </w:rPr>
        <w:tab/>
        <w:t xml:space="preserve">Bryant, P., G. Pozzati, and A. Elofsson, </w:t>
      </w:r>
      <w:r w:rsidRPr="00BA5AE5">
        <w:rPr>
          <w:i/>
          <w:noProof/>
        </w:rPr>
        <w:t>Improved prediction of protein-protein interactions using AlphaFold2.</w:t>
      </w:r>
      <w:r w:rsidRPr="00BA5AE5">
        <w:rPr>
          <w:noProof/>
        </w:rPr>
        <w:t xml:space="preserve"> Nature communications, 2022. </w:t>
      </w:r>
      <w:r w:rsidRPr="00BA5AE5">
        <w:rPr>
          <w:b/>
          <w:noProof/>
        </w:rPr>
        <w:t>13</w:t>
      </w:r>
      <w:r w:rsidRPr="00BA5AE5">
        <w:rPr>
          <w:noProof/>
        </w:rPr>
        <w:t>(1): p. 1265.</w:t>
      </w:r>
    </w:p>
    <w:p w14:paraId="5DA1643D" w14:textId="77777777" w:rsidR="00BA5AE5" w:rsidRPr="00BA5AE5" w:rsidRDefault="00BA5AE5" w:rsidP="00BA5AE5">
      <w:pPr>
        <w:pStyle w:val="EndNoteBibliography"/>
        <w:ind w:left="720" w:hanging="720"/>
        <w:rPr>
          <w:noProof/>
        </w:rPr>
      </w:pPr>
      <w:r w:rsidRPr="00BA5AE5">
        <w:rPr>
          <w:noProof/>
        </w:rPr>
        <w:t>55.</w:t>
      </w:r>
      <w:r w:rsidRPr="00BA5AE5">
        <w:rPr>
          <w:noProof/>
        </w:rPr>
        <w:tab/>
        <w:t xml:space="preserve">Yuan, Q., et al., </w:t>
      </w:r>
      <w:r w:rsidRPr="00BA5AE5">
        <w:rPr>
          <w:i/>
          <w:noProof/>
        </w:rPr>
        <w:t>AlphaFold2-aware protein–DNA binding site prediction using graph transformer.</w:t>
      </w:r>
      <w:r w:rsidRPr="00BA5AE5">
        <w:rPr>
          <w:noProof/>
        </w:rPr>
        <w:t xml:space="preserve"> Briefings in bioinformatics, 2022. </w:t>
      </w:r>
      <w:r w:rsidRPr="00BA5AE5">
        <w:rPr>
          <w:b/>
          <w:noProof/>
        </w:rPr>
        <w:t>23</w:t>
      </w:r>
      <w:r w:rsidRPr="00BA5AE5">
        <w:rPr>
          <w:noProof/>
        </w:rPr>
        <w:t>(2): p. bbab564.</w:t>
      </w:r>
    </w:p>
    <w:p w14:paraId="38686332" w14:textId="77777777" w:rsidR="00BA5AE5" w:rsidRPr="00BA5AE5" w:rsidRDefault="00BA5AE5" w:rsidP="00BA5AE5">
      <w:pPr>
        <w:pStyle w:val="EndNoteBibliography"/>
        <w:ind w:left="720" w:hanging="720"/>
        <w:rPr>
          <w:noProof/>
        </w:rPr>
      </w:pPr>
      <w:r w:rsidRPr="00BA5AE5">
        <w:rPr>
          <w:noProof/>
        </w:rPr>
        <w:t>56.</w:t>
      </w:r>
      <w:r w:rsidRPr="00BA5AE5">
        <w:rPr>
          <w:noProof/>
        </w:rPr>
        <w:tab/>
        <w:t xml:space="preserve">Bertoline, L.M., et al., </w:t>
      </w:r>
      <w:r w:rsidRPr="00BA5AE5">
        <w:rPr>
          <w:i/>
          <w:noProof/>
        </w:rPr>
        <w:t>Before and after AlphaFold2: An overview of protein structure prediction.</w:t>
      </w:r>
      <w:r w:rsidRPr="00BA5AE5">
        <w:rPr>
          <w:noProof/>
        </w:rPr>
        <w:t xml:space="preserve"> Frontiers in bioinformatics, 2023. </w:t>
      </w:r>
      <w:r w:rsidRPr="00BA5AE5">
        <w:rPr>
          <w:b/>
          <w:noProof/>
        </w:rPr>
        <w:t>3</w:t>
      </w:r>
      <w:r w:rsidRPr="00BA5AE5">
        <w:rPr>
          <w:noProof/>
        </w:rPr>
        <w:t>: p. 1120370.</w:t>
      </w:r>
    </w:p>
    <w:p w14:paraId="2B6E8EFD" w14:textId="77777777" w:rsidR="00BA5AE5" w:rsidRPr="00BA5AE5" w:rsidRDefault="00BA5AE5" w:rsidP="00BA5AE5">
      <w:pPr>
        <w:pStyle w:val="EndNoteBibliography"/>
        <w:ind w:left="720" w:hanging="720"/>
        <w:rPr>
          <w:noProof/>
        </w:rPr>
      </w:pPr>
      <w:r w:rsidRPr="00BA5AE5">
        <w:rPr>
          <w:noProof/>
        </w:rPr>
        <w:t>57.</w:t>
      </w:r>
      <w:r w:rsidRPr="00BA5AE5">
        <w:rPr>
          <w:noProof/>
        </w:rPr>
        <w:tab/>
        <w:t xml:space="preserve">Wei, J., et al., </w:t>
      </w:r>
      <w:r w:rsidRPr="00BA5AE5">
        <w:rPr>
          <w:i/>
          <w:noProof/>
        </w:rPr>
        <w:t>Protein–RNA interaction prediction with deep learning: structure matters.</w:t>
      </w:r>
      <w:r w:rsidRPr="00BA5AE5">
        <w:rPr>
          <w:noProof/>
        </w:rPr>
        <w:t xml:space="preserve"> Briefings in bioinformatics, 2022. </w:t>
      </w:r>
      <w:r w:rsidRPr="00BA5AE5">
        <w:rPr>
          <w:b/>
          <w:noProof/>
        </w:rPr>
        <w:t>23</w:t>
      </w:r>
      <w:r w:rsidRPr="00BA5AE5">
        <w:rPr>
          <w:noProof/>
        </w:rPr>
        <w:t>(1): p. bbab540.</w:t>
      </w:r>
    </w:p>
    <w:p w14:paraId="7CA654EE" w14:textId="77777777" w:rsidR="00BA5AE5" w:rsidRPr="00BA5AE5" w:rsidRDefault="00BA5AE5" w:rsidP="00BA5AE5">
      <w:pPr>
        <w:pStyle w:val="EndNoteBibliography"/>
        <w:ind w:left="720" w:hanging="720"/>
        <w:rPr>
          <w:noProof/>
        </w:rPr>
      </w:pPr>
      <w:r w:rsidRPr="00BA5AE5">
        <w:rPr>
          <w:noProof/>
        </w:rPr>
        <w:t>58.</w:t>
      </w:r>
      <w:r w:rsidRPr="00BA5AE5">
        <w:rPr>
          <w:noProof/>
        </w:rPr>
        <w:tab/>
        <w:t xml:space="preserve">Xie, Z., et al., </w:t>
      </w:r>
      <w:r w:rsidRPr="00BA5AE5">
        <w:rPr>
          <w:i/>
          <w:noProof/>
        </w:rPr>
        <w:t>hPDI: a database of experimental human protein-DNA interactions.</w:t>
      </w:r>
      <w:r w:rsidRPr="00BA5AE5">
        <w:rPr>
          <w:noProof/>
        </w:rPr>
        <w:t xml:space="preserve"> Bioinformatics, 2010. </w:t>
      </w:r>
      <w:r w:rsidRPr="00BA5AE5">
        <w:rPr>
          <w:b/>
          <w:noProof/>
        </w:rPr>
        <w:t>26</w:t>
      </w:r>
      <w:r w:rsidRPr="00BA5AE5">
        <w:rPr>
          <w:noProof/>
        </w:rPr>
        <w:t>(2): p. 287-9.</w:t>
      </w:r>
    </w:p>
    <w:p w14:paraId="786C2EDD" w14:textId="77777777" w:rsidR="00BA5AE5" w:rsidRPr="00BA5AE5" w:rsidRDefault="00BA5AE5" w:rsidP="00BA5AE5">
      <w:pPr>
        <w:pStyle w:val="EndNoteBibliography"/>
        <w:ind w:left="720" w:hanging="720"/>
        <w:rPr>
          <w:noProof/>
        </w:rPr>
      </w:pPr>
      <w:r w:rsidRPr="00BA5AE5">
        <w:rPr>
          <w:noProof/>
        </w:rPr>
        <w:t>59.</w:t>
      </w:r>
      <w:r w:rsidRPr="00BA5AE5">
        <w:rPr>
          <w:noProof/>
        </w:rPr>
        <w:tab/>
        <w:t xml:space="preserve">Zhang, Q., et al., </w:t>
      </w:r>
      <w:r w:rsidRPr="00BA5AE5">
        <w:rPr>
          <w:i/>
          <w:noProof/>
        </w:rPr>
        <w:t>hTFtarget: A Comprehensive Database for Regulations of Human Transcription Factors and Their Targets.</w:t>
      </w:r>
      <w:r w:rsidRPr="00BA5AE5">
        <w:rPr>
          <w:noProof/>
        </w:rPr>
        <w:t xml:space="preserve"> Genomics Proteomics Bioinformatics, 2020. </w:t>
      </w:r>
      <w:r w:rsidRPr="00BA5AE5">
        <w:rPr>
          <w:b/>
          <w:noProof/>
        </w:rPr>
        <w:t>18</w:t>
      </w:r>
      <w:r w:rsidRPr="00BA5AE5">
        <w:rPr>
          <w:noProof/>
        </w:rPr>
        <w:t>(2): p. 120-128.</w:t>
      </w:r>
    </w:p>
    <w:p w14:paraId="0D327414" w14:textId="77777777" w:rsidR="00BA5AE5" w:rsidRPr="00BA5AE5" w:rsidRDefault="00BA5AE5" w:rsidP="00BA5AE5">
      <w:pPr>
        <w:pStyle w:val="EndNoteBibliography"/>
        <w:ind w:left="720" w:hanging="720"/>
        <w:rPr>
          <w:noProof/>
        </w:rPr>
      </w:pPr>
      <w:r w:rsidRPr="00BA5AE5">
        <w:rPr>
          <w:noProof/>
        </w:rPr>
        <w:t>60.</w:t>
      </w:r>
      <w:r w:rsidRPr="00BA5AE5">
        <w:rPr>
          <w:noProof/>
        </w:rPr>
        <w:tab/>
        <w:t xml:space="preserve">Van Nostrand, E.L., et al., </w:t>
      </w:r>
      <w:r w:rsidRPr="00BA5AE5">
        <w:rPr>
          <w:i/>
          <w:noProof/>
        </w:rPr>
        <w:t>A large-scale binding and functional map of human RNA-binding proteins.</w:t>
      </w:r>
      <w:r w:rsidRPr="00BA5AE5">
        <w:rPr>
          <w:noProof/>
        </w:rPr>
        <w:t xml:space="preserve"> Nature, 2020. </w:t>
      </w:r>
      <w:r w:rsidRPr="00BA5AE5">
        <w:rPr>
          <w:b/>
          <w:noProof/>
        </w:rPr>
        <w:t>583</w:t>
      </w:r>
      <w:r w:rsidRPr="00BA5AE5">
        <w:rPr>
          <w:noProof/>
        </w:rPr>
        <w:t>(7818): p. 711-719.</w:t>
      </w:r>
    </w:p>
    <w:p w14:paraId="5CF73E52" w14:textId="77777777" w:rsidR="00BA5AE5" w:rsidRPr="00BA5AE5" w:rsidRDefault="00BA5AE5" w:rsidP="00BA5AE5">
      <w:pPr>
        <w:pStyle w:val="EndNoteBibliography"/>
        <w:ind w:left="720" w:hanging="720"/>
        <w:rPr>
          <w:noProof/>
        </w:rPr>
      </w:pPr>
      <w:r w:rsidRPr="00BA5AE5">
        <w:rPr>
          <w:noProof/>
        </w:rPr>
        <w:t>61.</w:t>
      </w:r>
      <w:r w:rsidRPr="00BA5AE5">
        <w:rPr>
          <w:noProof/>
        </w:rPr>
        <w:tab/>
        <w:t xml:space="preserve">Lin, Z., et al., </w:t>
      </w:r>
      <w:r w:rsidRPr="00BA5AE5">
        <w:rPr>
          <w:i/>
          <w:noProof/>
        </w:rPr>
        <w:t>Language models of protein sequences at the scale of evolution enable accurate structure prediction.</w:t>
      </w:r>
      <w:r w:rsidRPr="00BA5AE5">
        <w:rPr>
          <w:noProof/>
        </w:rPr>
        <w:t xml:space="preserve"> BioRxiv, 2022. </w:t>
      </w:r>
      <w:r w:rsidRPr="00BA5AE5">
        <w:rPr>
          <w:b/>
          <w:noProof/>
        </w:rPr>
        <w:t>2022</w:t>
      </w:r>
      <w:r w:rsidRPr="00BA5AE5">
        <w:rPr>
          <w:noProof/>
        </w:rPr>
        <w:t>: p. 500902.</w:t>
      </w:r>
    </w:p>
    <w:p w14:paraId="7A9FF1A7" w14:textId="77777777" w:rsidR="00BA5AE5" w:rsidRPr="00BA5AE5" w:rsidRDefault="00BA5AE5" w:rsidP="00BA5AE5">
      <w:pPr>
        <w:pStyle w:val="EndNoteBibliography"/>
        <w:ind w:left="720" w:hanging="720"/>
        <w:rPr>
          <w:noProof/>
        </w:rPr>
      </w:pPr>
      <w:r w:rsidRPr="00BA5AE5">
        <w:rPr>
          <w:noProof/>
        </w:rPr>
        <w:t>62.</w:t>
      </w:r>
      <w:r w:rsidRPr="00BA5AE5">
        <w:rPr>
          <w:noProof/>
        </w:rPr>
        <w:tab/>
        <w:t xml:space="preserve">Hu, E.J., et al., </w:t>
      </w:r>
      <w:r w:rsidRPr="00BA5AE5">
        <w:rPr>
          <w:i/>
          <w:noProof/>
        </w:rPr>
        <w:t>Lora: Low-rank adaptation of large language models.</w:t>
      </w:r>
      <w:r w:rsidRPr="00BA5AE5">
        <w:rPr>
          <w:noProof/>
        </w:rPr>
        <w:t xml:space="preserve"> ICLR, 2022. </w:t>
      </w:r>
      <w:r w:rsidRPr="00BA5AE5">
        <w:rPr>
          <w:b/>
          <w:noProof/>
        </w:rPr>
        <w:t>1</w:t>
      </w:r>
      <w:r w:rsidRPr="00BA5AE5">
        <w:rPr>
          <w:noProof/>
        </w:rPr>
        <w:t>(2): p. 3.</w:t>
      </w:r>
    </w:p>
    <w:p w14:paraId="02736B06" w14:textId="77777777" w:rsidR="00BA5AE5" w:rsidRPr="00BA5AE5" w:rsidRDefault="00BA5AE5" w:rsidP="00BA5AE5">
      <w:pPr>
        <w:pStyle w:val="EndNoteBibliography"/>
        <w:ind w:left="720" w:hanging="720"/>
        <w:rPr>
          <w:noProof/>
        </w:rPr>
      </w:pPr>
      <w:r w:rsidRPr="00BA5AE5">
        <w:rPr>
          <w:noProof/>
        </w:rPr>
        <w:t>63.</w:t>
      </w:r>
      <w:r w:rsidRPr="00BA5AE5">
        <w:rPr>
          <w:noProof/>
        </w:rPr>
        <w:tab/>
        <w:t xml:space="preserve">Jones, P., et al., </w:t>
      </w:r>
      <w:r w:rsidRPr="00BA5AE5">
        <w:rPr>
          <w:i/>
          <w:noProof/>
        </w:rPr>
        <w:t>InterProScan 5: genome-scale protein function classification.</w:t>
      </w:r>
      <w:r w:rsidRPr="00BA5AE5">
        <w:rPr>
          <w:noProof/>
        </w:rPr>
        <w:t xml:space="preserve"> Bioinformatics, 2014. </w:t>
      </w:r>
      <w:r w:rsidRPr="00BA5AE5">
        <w:rPr>
          <w:b/>
          <w:noProof/>
        </w:rPr>
        <w:t>30</w:t>
      </w:r>
      <w:r w:rsidRPr="00BA5AE5">
        <w:rPr>
          <w:noProof/>
        </w:rPr>
        <w:t>(9): p. 1236-1240.</w:t>
      </w:r>
    </w:p>
    <w:p w14:paraId="6A1765F7" w14:textId="77777777" w:rsidR="00BA5AE5" w:rsidRPr="00BA5AE5" w:rsidRDefault="00BA5AE5" w:rsidP="00BA5AE5">
      <w:pPr>
        <w:pStyle w:val="EndNoteBibliography"/>
        <w:ind w:left="720" w:hanging="720"/>
        <w:rPr>
          <w:noProof/>
        </w:rPr>
      </w:pPr>
      <w:r w:rsidRPr="00BA5AE5">
        <w:rPr>
          <w:noProof/>
        </w:rPr>
        <w:t>64.</w:t>
      </w:r>
      <w:r w:rsidRPr="00BA5AE5">
        <w:rPr>
          <w:noProof/>
        </w:rPr>
        <w:tab/>
        <w:t xml:space="preserve">Guo, Z., H. Kamigaito, and T. Watanabe, </w:t>
      </w:r>
      <w:r w:rsidRPr="00BA5AE5">
        <w:rPr>
          <w:i/>
          <w:noProof/>
        </w:rPr>
        <w:t>Attention score is not all you need for token importance indicator in kv cache reduction: Value also matters.</w:t>
      </w:r>
      <w:r w:rsidRPr="00BA5AE5">
        <w:rPr>
          <w:noProof/>
        </w:rPr>
        <w:t xml:space="preserve"> arXiv preprint arXiv:2406.12335, 2024.</w:t>
      </w:r>
    </w:p>
    <w:p w14:paraId="7C75FC7E" w14:textId="20DD6FD1" w:rsidR="00860802" w:rsidRDefault="004F6633">
      <w:pPr>
        <w:wordWrap/>
        <w:spacing w:line="360" w:lineRule="auto"/>
        <w:jc w:val="left"/>
        <w:rPr>
          <w:rFonts w:ascii="Times New Roman" w:hAnsi="Times New Roman" w:cs="Times New Roman"/>
          <w:sz w:val="24"/>
        </w:rPr>
        <w:pPrChange w:id="308" w:author="김한진 [2]" w:date="2026-01-22T17:27:00Z" w16du:dateUtc="2026-01-22T08:27:00Z">
          <w:pPr>
            <w:wordWrap/>
            <w:spacing w:line="360" w:lineRule="auto"/>
          </w:pPr>
        </w:pPrChange>
      </w:pPr>
      <w:r w:rsidRPr="00C5596E">
        <w:rPr>
          <w:rFonts w:ascii="Times New Roman" w:hAnsi="Times New Roman" w:cs="Times New Roman"/>
          <w:sz w:val="24"/>
          <w:szCs w:val="24"/>
        </w:rPr>
        <w:fldChar w:fldCharType="end"/>
      </w:r>
    </w:p>
    <w:sectPr w:rsidR="00860802" w:rsidSect="00BE5FDF">
      <w:footerReference w:type="even" r:id="rId12"/>
      <w:footerReference w:type="default" r:id="rId13"/>
      <w:pgSz w:w="11906" w:h="16838"/>
      <w:pgMar w:top="1701" w:right="1440" w:bottom="1440" w:left="1440" w:header="851" w:footer="992" w:gutter="0"/>
      <w:lnNumType w:countBy="1" w:restart="continuous"/>
      <w:cols w:space="425"/>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51" w:author="김한진" w:date="2026-01-25T21:12:00Z" w:initials="김">
    <w:p w14:paraId="37955CCF" w14:textId="77777777" w:rsidR="004E3337" w:rsidRDefault="004E3337" w:rsidP="004E3337">
      <w:pPr>
        <w:jc w:val="left"/>
      </w:pPr>
      <w:r>
        <w:rPr>
          <w:rStyle w:val="a8"/>
        </w:rPr>
        <w:annotationRef/>
      </w:r>
      <w:r>
        <w:rPr>
          <w:rFonts w:hint="eastAsia"/>
        </w:rPr>
        <w:t>수정필요</w:t>
      </w:r>
    </w:p>
  </w:comment>
  <w:comment w:id="229" w:author="김한진" w:date="2026-01-22T19:18:00Z" w:initials="김">
    <w:p w14:paraId="3B96AB04" w14:textId="1A03C704" w:rsidR="00663894" w:rsidRDefault="00F86E22" w:rsidP="00663894">
      <w:pPr>
        <w:jc w:val="left"/>
      </w:pPr>
      <w:r>
        <w:rPr>
          <w:rStyle w:val="a8"/>
        </w:rPr>
        <w:annotationRef/>
      </w:r>
      <w:r w:rsidR="00663894">
        <w:t>Figure legend</w:t>
      </w:r>
      <w:r w:rsidR="00663894">
        <w:rPr>
          <w:rFonts w:hint="eastAsia"/>
        </w:rPr>
        <w:t>마다</w:t>
      </w:r>
      <w:r w:rsidR="00663894">
        <w:t xml:space="preserve"> </w:t>
      </w:r>
      <w:r w:rsidR="00663894">
        <w:rPr>
          <w:rFonts w:hint="eastAsia"/>
        </w:rPr>
        <w:t>약어를</w:t>
      </w:r>
      <w:r w:rsidR="00663894">
        <w:t xml:space="preserve"> </w:t>
      </w:r>
      <w:r w:rsidR="00663894">
        <w:rPr>
          <w:rFonts w:hint="eastAsia"/>
        </w:rPr>
        <w:t>독립적으로</w:t>
      </w:r>
      <w:r w:rsidR="00663894">
        <w:t xml:space="preserve"> </w:t>
      </w:r>
      <w:r w:rsidR="00663894">
        <w:rPr>
          <w:rFonts w:hint="eastAsia"/>
        </w:rPr>
        <w:t>취급해서</w:t>
      </w:r>
      <w:r w:rsidR="00663894">
        <w:t xml:space="preserve"> </w:t>
      </w:r>
      <w:r w:rsidR="00663894">
        <w:rPr>
          <w:rFonts w:hint="eastAsia"/>
        </w:rPr>
        <w:t>풀어서</w:t>
      </w:r>
      <w:r w:rsidR="00663894">
        <w:rPr>
          <w:rFonts w:hint="eastAsia"/>
        </w:rPr>
        <w:t xml:space="preserve"> </w:t>
      </w:r>
      <w:r w:rsidR="00663894">
        <w:rPr>
          <w:rFonts w:hint="eastAsia"/>
        </w:rPr>
        <w:t>적는게</w:t>
      </w:r>
      <w:r w:rsidR="00663894">
        <w:t xml:space="preserve"> </w:t>
      </w:r>
      <w:r w:rsidR="00663894">
        <w:rPr>
          <w:rFonts w:hint="eastAsia"/>
        </w:rPr>
        <w:t>맞는것인지</w:t>
      </w:r>
      <w:r w:rsidR="00663894">
        <w:t xml:space="preserve"> </w:t>
      </w:r>
      <w:r w:rsidR="00663894">
        <w:rPr>
          <w:rFonts w:hint="eastAsia"/>
        </w:rPr>
        <w:t>혹은</w:t>
      </w:r>
      <w:r w:rsidR="00663894">
        <w:t xml:space="preserve"> </w:t>
      </w:r>
      <w:r w:rsidR="00663894">
        <w:rPr>
          <w:rFonts w:hint="eastAsia"/>
        </w:rPr>
        <w:t>앞에서</w:t>
      </w:r>
      <w:r w:rsidR="00663894">
        <w:t xml:space="preserve"> </w:t>
      </w:r>
      <w:r w:rsidR="00663894">
        <w:rPr>
          <w:rFonts w:hint="eastAsia"/>
        </w:rPr>
        <w:t>언급했다면</w:t>
      </w:r>
      <w:r w:rsidR="00663894">
        <w:t xml:space="preserve"> </w:t>
      </w:r>
      <w:r w:rsidR="00663894">
        <w:rPr>
          <w:rFonts w:hint="eastAsia"/>
        </w:rPr>
        <w:t>여기서도</w:t>
      </w:r>
      <w:r w:rsidR="00663894">
        <w:t xml:space="preserve"> </w:t>
      </w:r>
      <w:r w:rsidR="00663894">
        <w:rPr>
          <w:rFonts w:hint="eastAsia"/>
        </w:rPr>
        <w:t>약어로</w:t>
      </w:r>
      <w:r w:rsidR="00663894">
        <w:t xml:space="preserve"> </w:t>
      </w:r>
      <w:r w:rsidR="00663894">
        <w:rPr>
          <w:rFonts w:hint="eastAsia"/>
        </w:rPr>
        <w:t>쓰는</w:t>
      </w:r>
      <w:r w:rsidR="00663894">
        <w:t xml:space="preserve"> </w:t>
      </w:r>
      <w:r w:rsidR="00663894">
        <w:rPr>
          <w:rFonts w:hint="eastAsia"/>
        </w:rPr>
        <w:t>것인지</w:t>
      </w:r>
      <w:r w:rsidR="00663894">
        <w:t xml:space="preserve"> </w:t>
      </w:r>
      <w:r w:rsidR="00663894">
        <w:rPr>
          <w:rFonts w:hint="eastAsia"/>
        </w:rPr>
        <w:t>모르겠습니다</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7955CCF" w15:done="0"/>
  <w15:commentEx w15:paraId="3B96AB04"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B801CC4" w16cex:dateUtc="2026-01-25T12:12:00Z"/>
  <w16cex:commentExtensible w16cex:durableId="7D5F5649" w16cex:dateUtc="2026-01-22T10:1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7955CCF" w16cid:durableId="5B801CC4"/>
  <w16cid:commentId w16cid:paraId="3B96AB04" w16cid:durableId="7D5F564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130372" w14:textId="77777777" w:rsidR="000E6601" w:rsidRDefault="000E6601" w:rsidP="003B54CC">
      <w:r>
        <w:separator/>
      </w:r>
    </w:p>
  </w:endnote>
  <w:endnote w:type="continuationSeparator" w:id="0">
    <w:p w14:paraId="209C8359" w14:textId="77777777" w:rsidR="000E6601" w:rsidRDefault="000E6601" w:rsidP="003B54C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맑은 고딕">
    <w:panose1 w:val="020B0503020000020004"/>
    <w:charset w:val="81"/>
    <w:family w:val="swiss"/>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10006FF" w:usb1="4000205B" w:usb2="00000010" w:usb3="00000000" w:csb0="0000019F" w:csb1="00000000"/>
  </w:font>
  <w:font w:name="바탕">
    <w:altName w:val="Batang"/>
    <w:panose1 w:val="02030600000101010101"/>
    <w:charset w:val="81"/>
    <w:family w:val="roman"/>
    <w:pitch w:val="variable"/>
    <w:sig w:usb0="B00002AF" w:usb1="69D77CFB" w:usb2="00000030" w:usb3="00000000" w:csb0="0008009F" w:csb1="00000000"/>
  </w:font>
  <w:font w:name="Arial Unicode MS">
    <w:panose1 w:val="020B0604020202020204"/>
    <w:charset w:val="80"/>
    <w:family w:val="swiss"/>
    <w:pitch w:val="variable"/>
    <w:sig w:usb0="F7FFAFFF" w:usb1="E9DFFFFF" w:usb2="0000003F" w:usb3="00000000" w:csb0="003F01FF" w:csb1="00000000"/>
  </w:font>
  <w:font w:name="Symbol">
    <w:panose1 w:val="05050102010706020507"/>
    <w:charset w:val="02"/>
    <w:family w:val="decorative"/>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ae"/>
      </w:rPr>
      <w:id w:val="-751807652"/>
      <w:docPartObj>
        <w:docPartGallery w:val="Page Numbers (Bottom of Page)"/>
        <w:docPartUnique/>
      </w:docPartObj>
    </w:sdtPr>
    <w:sdtContent>
      <w:p w14:paraId="31CD6C5A" w14:textId="6034CF65" w:rsidR="00A465C1" w:rsidRDefault="00A465C1">
        <w:pPr>
          <w:pStyle w:val="ad"/>
          <w:framePr w:wrap="none" w:vAnchor="text" w:hAnchor="margin" w:xAlign="center" w:y="1"/>
          <w:rPr>
            <w:rStyle w:val="ae"/>
          </w:rPr>
        </w:pPr>
        <w:r>
          <w:rPr>
            <w:rStyle w:val="ae"/>
          </w:rPr>
          <w:fldChar w:fldCharType="begin"/>
        </w:r>
        <w:r>
          <w:rPr>
            <w:rStyle w:val="ae"/>
          </w:rPr>
          <w:instrText xml:space="preserve"> PAGE </w:instrText>
        </w:r>
        <w:r>
          <w:rPr>
            <w:rStyle w:val="ae"/>
          </w:rPr>
          <w:fldChar w:fldCharType="separate"/>
        </w:r>
        <w:r>
          <w:rPr>
            <w:rStyle w:val="ae"/>
            <w:noProof/>
          </w:rPr>
          <w:t>18</w:t>
        </w:r>
        <w:r>
          <w:rPr>
            <w:rStyle w:val="ae"/>
          </w:rPr>
          <w:fldChar w:fldCharType="end"/>
        </w:r>
      </w:p>
    </w:sdtContent>
  </w:sdt>
  <w:p w14:paraId="10629A7D" w14:textId="77777777" w:rsidR="00A465C1" w:rsidRDefault="00A465C1">
    <w:pPr>
      <w:pStyle w:val="ad"/>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ae"/>
      </w:rPr>
      <w:id w:val="-845942514"/>
      <w:docPartObj>
        <w:docPartGallery w:val="Page Numbers (Bottom of Page)"/>
        <w:docPartUnique/>
      </w:docPartObj>
    </w:sdtPr>
    <w:sdtContent>
      <w:p w14:paraId="7182C9E0" w14:textId="6C16D7C3" w:rsidR="00A465C1" w:rsidRDefault="00A465C1">
        <w:pPr>
          <w:pStyle w:val="ad"/>
          <w:framePr w:wrap="none" w:vAnchor="text" w:hAnchor="margin" w:xAlign="center" w:y="1"/>
          <w:rPr>
            <w:rStyle w:val="ae"/>
          </w:rPr>
        </w:pPr>
        <w:r>
          <w:rPr>
            <w:rStyle w:val="ae"/>
          </w:rPr>
          <w:fldChar w:fldCharType="begin"/>
        </w:r>
        <w:r>
          <w:rPr>
            <w:rStyle w:val="ae"/>
          </w:rPr>
          <w:instrText xml:space="preserve"> PAGE </w:instrText>
        </w:r>
        <w:r>
          <w:rPr>
            <w:rStyle w:val="ae"/>
          </w:rPr>
          <w:fldChar w:fldCharType="separate"/>
        </w:r>
        <w:r>
          <w:rPr>
            <w:rStyle w:val="ae"/>
            <w:noProof/>
          </w:rPr>
          <w:t>18</w:t>
        </w:r>
        <w:r>
          <w:rPr>
            <w:rStyle w:val="ae"/>
          </w:rPr>
          <w:fldChar w:fldCharType="end"/>
        </w:r>
      </w:p>
    </w:sdtContent>
  </w:sdt>
  <w:p w14:paraId="144BA459" w14:textId="753B285F" w:rsidR="003B54CC" w:rsidRDefault="003B54CC">
    <w:pPr>
      <w:pStyle w:val="ad"/>
      <w:jc w:val="right"/>
    </w:pPr>
  </w:p>
  <w:p w14:paraId="02A62148" w14:textId="77777777" w:rsidR="003B54CC" w:rsidRDefault="003B54CC">
    <w:pPr>
      <w:pStyle w:val="ad"/>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21230A" w14:textId="77777777" w:rsidR="000E6601" w:rsidRDefault="000E6601" w:rsidP="003B54CC">
      <w:r>
        <w:separator/>
      </w:r>
    </w:p>
  </w:footnote>
  <w:footnote w:type="continuationSeparator" w:id="0">
    <w:p w14:paraId="6826D882" w14:textId="77777777" w:rsidR="000E6601" w:rsidRDefault="000E6601" w:rsidP="003B54CC">
      <w:r>
        <w:continuationSeparator/>
      </w:r>
    </w:p>
  </w:footnote>
</w:footnote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박춘구">
    <w15:presenceInfo w15:providerId="AD" w15:userId="S::chungoo@jnu.ac.kr::8bf40f67-03dc-4679-8542-921dbd955357"/>
  </w15:person>
  <w15:person w15:author="김한진">
    <w15:presenceInfo w15:providerId="AD" w15:userId="S::oxox630000@jnu.ac.kr::d9e04a6f-9228-4c61-acbb-1113f8224b9a"/>
  </w15:person>
  <w15:person w15:author="김한진 [2]">
    <w15:presenceInfo w15:providerId="AD" w15:userId="S::oxox6300@jnu.ac.kr::e5183ab8-9c1e-42ab-8a36-37c60890123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trackRevisions/>
  <w:defaultTabStop w:val="432"/>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0&lt;/Suspended&gt;&lt;/ENInstantFormat&gt;"/>
    <w:docVar w:name="EN.Layout" w:val="&lt;ENLayout&gt;&lt;Style&gt;Numbered&lt;/Style&gt;&lt;LeftDelim&gt;{&lt;/LeftDelim&gt;&lt;RightDelim&gt;}&lt;/RightDelim&gt;&lt;FontName&gt;Arial&lt;/FontName&gt;&lt;FontSize&gt;10&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sxzdsxsznr5ddtea02s5dpry2zzdvzatver2&quot;&gt;endnote_DRBP&lt;record-ids&gt;&lt;item&gt;1&lt;/item&gt;&lt;item&gt;2&lt;/item&gt;&lt;item&gt;3&lt;/item&gt;&lt;item&gt;4&lt;/item&gt;&lt;item&gt;5&lt;/item&gt;&lt;item&gt;6&lt;/item&gt;&lt;item&gt;7&lt;/item&gt;&lt;item&gt;8&lt;/item&gt;&lt;item&gt;9&lt;/item&gt;&lt;item&gt;10&lt;/item&gt;&lt;item&gt;11&lt;/item&gt;&lt;item&gt;12&lt;/item&gt;&lt;item&gt;16&lt;/item&gt;&lt;item&gt;17&lt;/item&gt;&lt;item&gt;18&lt;/item&gt;&lt;item&gt;20&lt;/item&gt;&lt;item&gt;21&lt;/item&gt;&lt;item&gt;22&lt;/item&gt;&lt;item&gt;23&lt;/item&gt;&lt;item&gt;24&lt;/item&gt;&lt;item&gt;25&lt;/item&gt;&lt;item&gt;26&lt;/item&gt;&lt;item&gt;27&lt;/item&gt;&lt;item&gt;28&lt;/item&gt;&lt;item&gt;29&lt;/item&gt;&lt;item&gt;30&lt;/item&gt;&lt;item&gt;31&lt;/item&gt;&lt;item&gt;32&lt;/item&gt;&lt;item&gt;33&lt;/item&gt;&lt;item&gt;34&lt;/item&gt;&lt;item&gt;35&lt;/item&gt;&lt;item&gt;36&lt;/item&gt;&lt;item&gt;37&lt;/item&gt;&lt;item&gt;39&lt;/item&gt;&lt;item&gt;40&lt;/item&gt;&lt;item&gt;42&lt;/item&gt;&lt;item&gt;43&lt;/item&gt;&lt;item&gt;44&lt;/item&gt;&lt;item&gt;45&lt;/item&gt;&lt;item&gt;46&lt;/item&gt;&lt;item&gt;47&lt;/item&gt;&lt;item&gt;49&lt;/item&gt;&lt;item&gt;50&lt;/item&gt;&lt;item&gt;51&lt;/item&gt;&lt;item&gt;63&lt;/item&gt;&lt;item&gt;64&lt;/item&gt;&lt;item&gt;65&lt;/item&gt;&lt;item&gt;66&lt;/item&gt;&lt;item&gt;67&lt;/item&gt;&lt;item&gt;68&lt;/item&gt;&lt;item&gt;69&lt;/item&gt;&lt;item&gt;70&lt;/item&gt;&lt;item&gt;71&lt;/item&gt;&lt;item&gt;72&lt;/item&gt;&lt;item&gt;73&lt;/item&gt;&lt;item&gt;74&lt;/item&gt;&lt;item&gt;75&lt;/item&gt;&lt;item&gt;76&lt;/item&gt;&lt;item&gt;77&lt;/item&gt;&lt;item&gt;79&lt;/item&gt;&lt;item&gt;80&lt;/item&gt;&lt;item&gt;81&lt;/item&gt;&lt;item&gt;82&lt;/item&gt;&lt;item&gt;83&lt;/item&gt;&lt;item&gt;84&lt;/item&gt;&lt;item&gt;85&lt;/item&gt;&lt;/record-ids&gt;&lt;/item&gt;&lt;/Libraries&gt;"/>
  </w:docVars>
  <w:rsids>
    <w:rsidRoot w:val="00EB4F20"/>
    <w:rsid w:val="00006CD9"/>
    <w:rsid w:val="00011762"/>
    <w:rsid w:val="00013614"/>
    <w:rsid w:val="00014018"/>
    <w:rsid w:val="000155B2"/>
    <w:rsid w:val="000155B6"/>
    <w:rsid w:val="000171C2"/>
    <w:rsid w:val="0002074C"/>
    <w:rsid w:val="00023F6F"/>
    <w:rsid w:val="0002408F"/>
    <w:rsid w:val="000300F6"/>
    <w:rsid w:val="0003098F"/>
    <w:rsid w:val="000309D9"/>
    <w:rsid w:val="00031FDA"/>
    <w:rsid w:val="00033C56"/>
    <w:rsid w:val="00033D0F"/>
    <w:rsid w:val="00035D55"/>
    <w:rsid w:val="00036058"/>
    <w:rsid w:val="00040E2F"/>
    <w:rsid w:val="00041C4F"/>
    <w:rsid w:val="000420AF"/>
    <w:rsid w:val="00042827"/>
    <w:rsid w:val="00042E42"/>
    <w:rsid w:val="00044C35"/>
    <w:rsid w:val="00046F73"/>
    <w:rsid w:val="0005363E"/>
    <w:rsid w:val="000537FB"/>
    <w:rsid w:val="00060044"/>
    <w:rsid w:val="000641F6"/>
    <w:rsid w:val="00064AAC"/>
    <w:rsid w:val="00065532"/>
    <w:rsid w:val="0006554F"/>
    <w:rsid w:val="00070ED5"/>
    <w:rsid w:val="00072BD4"/>
    <w:rsid w:val="000752F2"/>
    <w:rsid w:val="00081990"/>
    <w:rsid w:val="00083983"/>
    <w:rsid w:val="00086347"/>
    <w:rsid w:val="00086843"/>
    <w:rsid w:val="000873A7"/>
    <w:rsid w:val="00095D1A"/>
    <w:rsid w:val="000A10C8"/>
    <w:rsid w:val="000A3F13"/>
    <w:rsid w:val="000A50A3"/>
    <w:rsid w:val="000A50CD"/>
    <w:rsid w:val="000A5E53"/>
    <w:rsid w:val="000A6A52"/>
    <w:rsid w:val="000B2B0B"/>
    <w:rsid w:val="000B550D"/>
    <w:rsid w:val="000B573C"/>
    <w:rsid w:val="000C1FDB"/>
    <w:rsid w:val="000C3773"/>
    <w:rsid w:val="000C3C45"/>
    <w:rsid w:val="000C5056"/>
    <w:rsid w:val="000D066B"/>
    <w:rsid w:val="000D33B5"/>
    <w:rsid w:val="000D4531"/>
    <w:rsid w:val="000D587B"/>
    <w:rsid w:val="000D69F9"/>
    <w:rsid w:val="000E1F8C"/>
    <w:rsid w:val="000E202D"/>
    <w:rsid w:val="000E5C8A"/>
    <w:rsid w:val="000E6601"/>
    <w:rsid w:val="000E6632"/>
    <w:rsid w:val="000E70C8"/>
    <w:rsid w:val="000F25FC"/>
    <w:rsid w:val="000F5895"/>
    <w:rsid w:val="00103107"/>
    <w:rsid w:val="00104ECD"/>
    <w:rsid w:val="00105577"/>
    <w:rsid w:val="0010666D"/>
    <w:rsid w:val="001129A3"/>
    <w:rsid w:val="001139FE"/>
    <w:rsid w:val="00117DE4"/>
    <w:rsid w:val="0012138E"/>
    <w:rsid w:val="0012478B"/>
    <w:rsid w:val="00125373"/>
    <w:rsid w:val="001266CB"/>
    <w:rsid w:val="00130FD9"/>
    <w:rsid w:val="00133929"/>
    <w:rsid w:val="0013562D"/>
    <w:rsid w:val="00137206"/>
    <w:rsid w:val="001409DB"/>
    <w:rsid w:val="001464FE"/>
    <w:rsid w:val="001470F3"/>
    <w:rsid w:val="00156D6A"/>
    <w:rsid w:val="001578D6"/>
    <w:rsid w:val="001672E5"/>
    <w:rsid w:val="001716F3"/>
    <w:rsid w:val="00172537"/>
    <w:rsid w:val="001735B4"/>
    <w:rsid w:val="00181D11"/>
    <w:rsid w:val="0018204B"/>
    <w:rsid w:val="00187664"/>
    <w:rsid w:val="00197D7F"/>
    <w:rsid w:val="001A6FC6"/>
    <w:rsid w:val="001A726C"/>
    <w:rsid w:val="001B3835"/>
    <w:rsid w:val="001B6510"/>
    <w:rsid w:val="001C0AB7"/>
    <w:rsid w:val="001D01CA"/>
    <w:rsid w:val="001D0EE9"/>
    <w:rsid w:val="001D3E14"/>
    <w:rsid w:val="001D4577"/>
    <w:rsid w:val="001D4973"/>
    <w:rsid w:val="001D49E8"/>
    <w:rsid w:val="001D5F30"/>
    <w:rsid w:val="001D6255"/>
    <w:rsid w:val="001D7D58"/>
    <w:rsid w:val="001E2073"/>
    <w:rsid w:val="001E3B7C"/>
    <w:rsid w:val="001E78DB"/>
    <w:rsid w:val="001E7EC0"/>
    <w:rsid w:val="001F2017"/>
    <w:rsid w:val="001F5B78"/>
    <w:rsid w:val="001F7228"/>
    <w:rsid w:val="002003B9"/>
    <w:rsid w:val="0020067E"/>
    <w:rsid w:val="002009FA"/>
    <w:rsid w:val="002046CC"/>
    <w:rsid w:val="00206652"/>
    <w:rsid w:val="00206701"/>
    <w:rsid w:val="00210A97"/>
    <w:rsid w:val="00212B3E"/>
    <w:rsid w:val="0021324B"/>
    <w:rsid w:val="00221390"/>
    <w:rsid w:val="00221AC3"/>
    <w:rsid w:val="00223FD4"/>
    <w:rsid w:val="0022432A"/>
    <w:rsid w:val="002251E9"/>
    <w:rsid w:val="0022794F"/>
    <w:rsid w:val="00227D9F"/>
    <w:rsid w:val="00240174"/>
    <w:rsid w:val="0024772D"/>
    <w:rsid w:val="0025013D"/>
    <w:rsid w:val="00251525"/>
    <w:rsid w:val="00253610"/>
    <w:rsid w:val="00260B12"/>
    <w:rsid w:val="0026125D"/>
    <w:rsid w:val="00263B34"/>
    <w:rsid w:val="0026524F"/>
    <w:rsid w:val="0026775E"/>
    <w:rsid w:val="00271BE3"/>
    <w:rsid w:val="00272C55"/>
    <w:rsid w:val="00276748"/>
    <w:rsid w:val="00277B13"/>
    <w:rsid w:val="00280F8B"/>
    <w:rsid w:val="0028331E"/>
    <w:rsid w:val="00283A15"/>
    <w:rsid w:val="00286905"/>
    <w:rsid w:val="00292F81"/>
    <w:rsid w:val="0029533F"/>
    <w:rsid w:val="00295A6F"/>
    <w:rsid w:val="00297C9F"/>
    <w:rsid w:val="002A074D"/>
    <w:rsid w:val="002A22C2"/>
    <w:rsid w:val="002A56A7"/>
    <w:rsid w:val="002B51CB"/>
    <w:rsid w:val="002B5E85"/>
    <w:rsid w:val="002C0772"/>
    <w:rsid w:val="002C2F6F"/>
    <w:rsid w:val="002D1F86"/>
    <w:rsid w:val="002D531A"/>
    <w:rsid w:val="002E09D1"/>
    <w:rsid w:val="002E2847"/>
    <w:rsid w:val="002E502D"/>
    <w:rsid w:val="002F3125"/>
    <w:rsid w:val="002F3471"/>
    <w:rsid w:val="002F4381"/>
    <w:rsid w:val="002F459E"/>
    <w:rsid w:val="002F6882"/>
    <w:rsid w:val="002F746F"/>
    <w:rsid w:val="00306C2D"/>
    <w:rsid w:val="00310375"/>
    <w:rsid w:val="0031572B"/>
    <w:rsid w:val="00317D56"/>
    <w:rsid w:val="00324206"/>
    <w:rsid w:val="00325C13"/>
    <w:rsid w:val="00327736"/>
    <w:rsid w:val="003303DF"/>
    <w:rsid w:val="0033171C"/>
    <w:rsid w:val="00331CA8"/>
    <w:rsid w:val="00340C85"/>
    <w:rsid w:val="003429C6"/>
    <w:rsid w:val="00343FAF"/>
    <w:rsid w:val="00345FB5"/>
    <w:rsid w:val="00352168"/>
    <w:rsid w:val="00353CBB"/>
    <w:rsid w:val="00362779"/>
    <w:rsid w:val="00365266"/>
    <w:rsid w:val="003720B9"/>
    <w:rsid w:val="003777E6"/>
    <w:rsid w:val="0038236D"/>
    <w:rsid w:val="00382ADC"/>
    <w:rsid w:val="00387560"/>
    <w:rsid w:val="00392031"/>
    <w:rsid w:val="00393D32"/>
    <w:rsid w:val="003A34E2"/>
    <w:rsid w:val="003A67CE"/>
    <w:rsid w:val="003A6993"/>
    <w:rsid w:val="003A7283"/>
    <w:rsid w:val="003B3E6A"/>
    <w:rsid w:val="003B4980"/>
    <w:rsid w:val="003B54CC"/>
    <w:rsid w:val="003B5F76"/>
    <w:rsid w:val="003B6A62"/>
    <w:rsid w:val="003B7147"/>
    <w:rsid w:val="003B7992"/>
    <w:rsid w:val="003C1545"/>
    <w:rsid w:val="003C1F06"/>
    <w:rsid w:val="003D03A9"/>
    <w:rsid w:val="003D2E67"/>
    <w:rsid w:val="003D72D9"/>
    <w:rsid w:val="003E3830"/>
    <w:rsid w:val="003E495B"/>
    <w:rsid w:val="003E51C5"/>
    <w:rsid w:val="003E59EB"/>
    <w:rsid w:val="003E6A69"/>
    <w:rsid w:val="003E7AF6"/>
    <w:rsid w:val="003F162F"/>
    <w:rsid w:val="003F21AC"/>
    <w:rsid w:val="003F2A7C"/>
    <w:rsid w:val="00402DFE"/>
    <w:rsid w:val="00406EA5"/>
    <w:rsid w:val="004072BF"/>
    <w:rsid w:val="00412279"/>
    <w:rsid w:val="0041362C"/>
    <w:rsid w:val="004140E6"/>
    <w:rsid w:val="00416C9A"/>
    <w:rsid w:val="00424EE2"/>
    <w:rsid w:val="00425A06"/>
    <w:rsid w:val="0043090F"/>
    <w:rsid w:val="00430FFB"/>
    <w:rsid w:val="0043315D"/>
    <w:rsid w:val="00435336"/>
    <w:rsid w:val="00436FD6"/>
    <w:rsid w:val="00446C58"/>
    <w:rsid w:val="004507FD"/>
    <w:rsid w:val="00451144"/>
    <w:rsid w:val="00453197"/>
    <w:rsid w:val="004541AF"/>
    <w:rsid w:val="00454617"/>
    <w:rsid w:val="004569B5"/>
    <w:rsid w:val="004609CD"/>
    <w:rsid w:val="004610C4"/>
    <w:rsid w:val="00464B92"/>
    <w:rsid w:val="00467614"/>
    <w:rsid w:val="00474A28"/>
    <w:rsid w:val="004776C5"/>
    <w:rsid w:val="0048062B"/>
    <w:rsid w:val="00480939"/>
    <w:rsid w:val="004870B0"/>
    <w:rsid w:val="0049022C"/>
    <w:rsid w:val="00490DB5"/>
    <w:rsid w:val="00492206"/>
    <w:rsid w:val="00493099"/>
    <w:rsid w:val="004A0844"/>
    <w:rsid w:val="004A11B2"/>
    <w:rsid w:val="004A1684"/>
    <w:rsid w:val="004A4B3B"/>
    <w:rsid w:val="004A72AF"/>
    <w:rsid w:val="004A74C0"/>
    <w:rsid w:val="004B0F04"/>
    <w:rsid w:val="004B31ED"/>
    <w:rsid w:val="004B490E"/>
    <w:rsid w:val="004B6563"/>
    <w:rsid w:val="004C06B3"/>
    <w:rsid w:val="004C2585"/>
    <w:rsid w:val="004C40B4"/>
    <w:rsid w:val="004D4D4E"/>
    <w:rsid w:val="004D7F4B"/>
    <w:rsid w:val="004E0192"/>
    <w:rsid w:val="004E0307"/>
    <w:rsid w:val="004E061C"/>
    <w:rsid w:val="004E2E7A"/>
    <w:rsid w:val="004E2F37"/>
    <w:rsid w:val="004E3337"/>
    <w:rsid w:val="004F3CBC"/>
    <w:rsid w:val="004F607C"/>
    <w:rsid w:val="004F6633"/>
    <w:rsid w:val="005025E8"/>
    <w:rsid w:val="00506306"/>
    <w:rsid w:val="00512DE3"/>
    <w:rsid w:val="00515054"/>
    <w:rsid w:val="00517084"/>
    <w:rsid w:val="005171F9"/>
    <w:rsid w:val="00517589"/>
    <w:rsid w:val="00517BFB"/>
    <w:rsid w:val="00523577"/>
    <w:rsid w:val="00525E38"/>
    <w:rsid w:val="00527B09"/>
    <w:rsid w:val="00530A17"/>
    <w:rsid w:val="00531E1E"/>
    <w:rsid w:val="00544304"/>
    <w:rsid w:val="00545BBB"/>
    <w:rsid w:val="005468E6"/>
    <w:rsid w:val="00547FCD"/>
    <w:rsid w:val="00554798"/>
    <w:rsid w:val="00556001"/>
    <w:rsid w:val="00556511"/>
    <w:rsid w:val="00556571"/>
    <w:rsid w:val="005614D6"/>
    <w:rsid w:val="005629B5"/>
    <w:rsid w:val="0057335F"/>
    <w:rsid w:val="00580972"/>
    <w:rsid w:val="00581A13"/>
    <w:rsid w:val="005843B2"/>
    <w:rsid w:val="00592EA6"/>
    <w:rsid w:val="005A048B"/>
    <w:rsid w:val="005A1737"/>
    <w:rsid w:val="005A1DCF"/>
    <w:rsid w:val="005A2809"/>
    <w:rsid w:val="005A3FF0"/>
    <w:rsid w:val="005A5583"/>
    <w:rsid w:val="005B20DA"/>
    <w:rsid w:val="005B2D9C"/>
    <w:rsid w:val="005B6D95"/>
    <w:rsid w:val="005B7D50"/>
    <w:rsid w:val="005C1668"/>
    <w:rsid w:val="005C1BD5"/>
    <w:rsid w:val="005C41C6"/>
    <w:rsid w:val="005D138A"/>
    <w:rsid w:val="005D1614"/>
    <w:rsid w:val="005D6BBD"/>
    <w:rsid w:val="005D7D83"/>
    <w:rsid w:val="005E0415"/>
    <w:rsid w:val="005E17E0"/>
    <w:rsid w:val="005E3B44"/>
    <w:rsid w:val="005E4307"/>
    <w:rsid w:val="005E75D4"/>
    <w:rsid w:val="005E7D04"/>
    <w:rsid w:val="005F117E"/>
    <w:rsid w:val="005F1C00"/>
    <w:rsid w:val="005F2329"/>
    <w:rsid w:val="005F2B88"/>
    <w:rsid w:val="005F7219"/>
    <w:rsid w:val="006042FF"/>
    <w:rsid w:val="0060524D"/>
    <w:rsid w:val="00606CEA"/>
    <w:rsid w:val="00611C68"/>
    <w:rsid w:val="00612973"/>
    <w:rsid w:val="00622E4C"/>
    <w:rsid w:val="0063039D"/>
    <w:rsid w:val="00630ECE"/>
    <w:rsid w:val="00633E51"/>
    <w:rsid w:val="00634722"/>
    <w:rsid w:val="00647BB3"/>
    <w:rsid w:val="00652718"/>
    <w:rsid w:val="006620E7"/>
    <w:rsid w:val="0066280C"/>
    <w:rsid w:val="00662BFE"/>
    <w:rsid w:val="00663894"/>
    <w:rsid w:val="00663A8D"/>
    <w:rsid w:val="006678A8"/>
    <w:rsid w:val="00671967"/>
    <w:rsid w:val="006723B0"/>
    <w:rsid w:val="00675852"/>
    <w:rsid w:val="00675992"/>
    <w:rsid w:val="0067699E"/>
    <w:rsid w:val="0068269E"/>
    <w:rsid w:val="006849EA"/>
    <w:rsid w:val="0069235F"/>
    <w:rsid w:val="006A02A4"/>
    <w:rsid w:val="006A6893"/>
    <w:rsid w:val="006A7F7E"/>
    <w:rsid w:val="006B2C99"/>
    <w:rsid w:val="006B368A"/>
    <w:rsid w:val="006B5060"/>
    <w:rsid w:val="006B534A"/>
    <w:rsid w:val="006C210D"/>
    <w:rsid w:val="006C602F"/>
    <w:rsid w:val="006C69F2"/>
    <w:rsid w:val="006D0A51"/>
    <w:rsid w:val="006D0CFE"/>
    <w:rsid w:val="006D7E09"/>
    <w:rsid w:val="006E1698"/>
    <w:rsid w:val="006E7807"/>
    <w:rsid w:val="006F0F5C"/>
    <w:rsid w:val="006F23EF"/>
    <w:rsid w:val="006F36E4"/>
    <w:rsid w:val="006F3808"/>
    <w:rsid w:val="006F4F28"/>
    <w:rsid w:val="006F6606"/>
    <w:rsid w:val="00701842"/>
    <w:rsid w:val="007046F2"/>
    <w:rsid w:val="00704875"/>
    <w:rsid w:val="00713133"/>
    <w:rsid w:val="00715052"/>
    <w:rsid w:val="007175DC"/>
    <w:rsid w:val="00721087"/>
    <w:rsid w:val="007265DC"/>
    <w:rsid w:val="00726FC8"/>
    <w:rsid w:val="00727362"/>
    <w:rsid w:val="00727D31"/>
    <w:rsid w:val="00730846"/>
    <w:rsid w:val="00746C5B"/>
    <w:rsid w:val="00750C45"/>
    <w:rsid w:val="00751F82"/>
    <w:rsid w:val="0075589F"/>
    <w:rsid w:val="007600EC"/>
    <w:rsid w:val="00762C0B"/>
    <w:rsid w:val="007645E8"/>
    <w:rsid w:val="00764EE1"/>
    <w:rsid w:val="00766D46"/>
    <w:rsid w:val="00772C60"/>
    <w:rsid w:val="00772CE2"/>
    <w:rsid w:val="00775AD6"/>
    <w:rsid w:val="00777183"/>
    <w:rsid w:val="00780D74"/>
    <w:rsid w:val="007813C1"/>
    <w:rsid w:val="0078590D"/>
    <w:rsid w:val="007874AE"/>
    <w:rsid w:val="00790278"/>
    <w:rsid w:val="007952E0"/>
    <w:rsid w:val="00795951"/>
    <w:rsid w:val="00797B7B"/>
    <w:rsid w:val="007A5699"/>
    <w:rsid w:val="007A5B7C"/>
    <w:rsid w:val="007A6AA0"/>
    <w:rsid w:val="007B4E27"/>
    <w:rsid w:val="007C4C5F"/>
    <w:rsid w:val="007D2EF2"/>
    <w:rsid w:val="007D7909"/>
    <w:rsid w:val="007D7EDB"/>
    <w:rsid w:val="007E3562"/>
    <w:rsid w:val="007E3ED8"/>
    <w:rsid w:val="007F1227"/>
    <w:rsid w:val="007F284A"/>
    <w:rsid w:val="007F4AD2"/>
    <w:rsid w:val="007F54BA"/>
    <w:rsid w:val="00804C2A"/>
    <w:rsid w:val="00805F78"/>
    <w:rsid w:val="00811C95"/>
    <w:rsid w:val="00817897"/>
    <w:rsid w:val="0082142B"/>
    <w:rsid w:val="0082193C"/>
    <w:rsid w:val="00823A3B"/>
    <w:rsid w:val="0082606D"/>
    <w:rsid w:val="00826964"/>
    <w:rsid w:val="008329A1"/>
    <w:rsid w:val="00833AF3"/>
    <w:rsid w:val="008355B3"/>
    <w:rsid w:val="00835ECD"/>
    <w:rsid w:val="008370D9"/>
    <w:rsid w:val="00837DA8"/>
    <w:rsid w:val="00837F10"/>
    <w:rsid w:val="008409A1"/>
    <w:rsid w:val="00842390"/>
    <w:rsid w:val="008478DE"/>
    <w:rsid w:val="00850FE7"/>
    <w:rsid w:val="00860802"/>
    <w:rsid w:val="0086128F"/>
    <w:rsid w:val="00862AA3"/>
    <w:rsid w:val="00862FC6"/>
    <w:rsid w:val="008644E5"/>
    <w:rsid w:val="00866EB9"/>
    <w:rsid w:val="00871370"/>
    <w:rsid w:val="008727F9"/>
    <w:rsid w:val="00872812"/>
    <w:rsid w:val="008730FA"/>
    <w:rsid w:val="00873619"/>
    <w:rsid w:val="00874B1E"/>
    <w:rsid w:val="00880910"/>
    <w:rsid w:val="00880EE2"/>
    <w:rsid w:val="0088120B"/>
    <w:rsid w:val="00887034"/>
    <w:rsid w:val="008913DA"/>
    <w:rsid w:val="00893982"/>
    <w:rsid w:val="008948C7"/>
    <w:rsid w:val="00894BC1"/>
    <w:rsid w:val="008972A7"/>
    <w:rsid w:val="008A0648"/>
    <w:rsid w:val="008A09E4"/>
    <w:rsid w:val="008A1615"/>
    <w:rsid w:val="008A2F69"/>
    <w:rsid w:val="008A67AC"/>
    <w:rsid w:val="008B297B"/>
    <w:rsid w:val="008B52D4"/>
    <w:rsid w:val="008B7F74"/>
    <w:rsid w:val="008C59B3"/>
    <w:rsid w:val="008C5C0D"/>
    <w:rsid w:val="008C7BF3"/>
    <w:rsid w:val="008D076F"/>
    <w:rsid w:val="008D2C04"/>
    <w:rsid w:val="008D2DD9"/>
    <w:rsid w:val="008D55B3"/>
    <w:rsid w:val="008D5B46"/>
    <w:rsid w:val="008E5150"/>
    <w:rsid w:val="008E7A0F"/>
    <w:rsid w:val="008E7C03"/>
    <w:rsid w:val="008F6B12"/>
    <w:rsid w:val="008F7239"/>
    <w:rsid w:val="008F747E"/>
    <w:rsid w:val="00901AFD"/>
    <w:rsid w:val="00907B90"/>
    <w:rsid w:val="0091122E"/>
    <w:rsid w:val="00912430"/>
    <w:rsid w:val="0091533F"/>
    <w:rsid w:val="00915A2F"/>
    <w:rsid w:val="00920681"/>
    <w:rsid w:val="00922367"/>
    <w:rsid w:val="00923119"/>
    <w:rsid w:val="00924D24"/>
    <w:rsid w:val="00926411"/>
    <w:rsid w:val="00926484"/>
    <w:rsid w:val="00932B3F"/>
    <w:rsid w:val="0093314F"/>
    <w:rsid w:val="00935270"/>
    <w:rsid w:val="00935589"/>
    <w:rsid w:val="009355BF"/>
    <w:rsid w:val="00937E74"/>
    <w:rsid w:val="00940A27"/>
    <w:rsid w:val="00940C49"/>
    <w:rsid w:val="00943F4B"/>
    <w:rsid w:val="0094404E"/>
    <w:rsid w:val="00945DF4"/>
    <w:rsid w:val="009462C4"/>
    <w:rsid w:val="009472B3"/>
    <w:rsid w:val="00953E1E"/>
    <w:rsid w:val="009569B9"/>
    <w:rsid w:val="009627B5"/>
    <w:rsid w:val="009660B5"/>
    <w:rsid w:val="00966F9C"/>
    <w:rsid w:val="0096779A"/>
    <w:rsid w:val="00967BBC"/>
    <w:rsid w:val="009800F1"/>
    <w:rsid w:val="00981571"/>
    <w:rsid w:val="00981F0D"/>
    <w:rsid w:val="00982D40"/>
    <w:rsid w:val="00987292"/>
    <w:rsid w:val="009944FE"/>
    <w:rsid w:val="0099512E"/>
    <w:rsid w:val="00995C70"/>
    <w:rsid w:val="00996F3C"/>
    <w:rsid w:val="009A0FE9"/>
    <w:rsid w:val="009A232B"/>
    <w:rsid w:val="009A3CBD"/>
    <w:rsid w:val="009A6790"/>
    <w:rsid w:val="009A6F14"/>
    <w:rsid w:val="009A7E67"/>
    <w:rsid w:val="009B394B"/>
    <w:rsid w:val="009B3CF4"/>
    <w:rsid w:val="009D42A5"/>
    <w:rsid w:val="009D4D8C"/>
    <w:rsid w:val="009D51D3"/>
    <w:rsid w:val="009D654E"/>
    <w:rsid w:val="009D74E2"/>
    <w:rsid w:val="009E4E6C"/>
    <w:rsid w:val="009E66EC"/>
    <w:rsid w:val="009E7458"/>
    <w:rsid w:val="009F0E66"/>
    <w:rsid w:val="009F497A"/>
    <w:rsid w:val="009F6DA9"/>
    <w:rsid w:val="009F712B"/>
    <w:rsid w:val="009F7666"/>
    <w:rsid w:val="00A00139"/>
    <w:rsid w:val="00A04C64"/>
    <w:rsid w:val="00A053C3"/>
    <w:rsid w:val="00A069BB"/>
    <w:rsid w:val="00A125DE"/>
    <w:rsid w:val="00A13D4D"/>
    <w:rsid w:val="00A16F28"/>
    <w:rsid w:val="00A211A3"/>
    <w:rsid w:val="00A2469F"/>
    <w:rsid w:val="00A24B96"/>
    <w:rsid w:val="00A30AC8"/>
    <w:rsid w:val="00A333BA"/>
    <w:rsid w:val="00A35C81"/>
    <w:rsid w:val="00A41434"/>
    <w:rsid w:val="00A428E2"/>
    <w:rsid w:val="00A43067"/>
    <w:rsid w:val="00A441B7"/>
    <w:rsid w:val="00A444DB"/>
    <w:rsid w:val="00A44C41"/>
    <w:rsid w:val="00A465C1"/>
    <w:rsid w:val="00A47CF5"/>
    <w:rsid w:val="00A53CCC"/>
    <w:rsid w:val="00A56CF7"/>
    <w:rsid w:val="00A65E4B"/>
    <w:rsid w:val="00A66E94"/>
    <w:rsid w:val="00A67AE3"/>
    <w:rsid w:val="00A72823"/>
    <w:rsid w:val="00A746AA"/>
    <w:rsid w:val="00A75E46"/>
    <w:rsid w:val="00A75ECF"/>
    <w:rsid w:val="00A779EB"/>
    <w:rsid w:val="00A803E2"/>
    <w:rsid w:val="00A80FF6"/>
    <w:rsid w:val="00A8428E"/>
    <w:rsid w:val="00A84C91"/>
    <w:rsid w:val="00A84FED"/>
    <w:rsid w:val="00A8742F"/>
    <w:rsid w:val="00A9533F"/>
    <w:rsid w:val="00AA5636"/>
    <w:rsid w:val="00AA70E3"/>
    <w:rsid w:val="00AB042C"/>
    <w:rsid w:val="00AB2AC3"/>
    <w:rsid w:val="00AB3713"/>
    <w:rsid w:val="00AB6B78"/>
    <w:rsid w:val="00AB76BB"/>
    <w:rsid w:val="00AC15C8"/>
    <w:rsid w:val="00AC2237"/>
    <w:rsid w:val="00AD2206"/>
    <w:rsid w:val="00AD2597"/>
    <w:rsid w:val="00AD38BB"/>
    <w:rsid w:val="00AD3D97"/>
    <w:rsid w:val="00AD542A"/>
    <w:rsid w:val="00AD626A"/>
    <w:rsid w:val="00AE3176"/>
    <w:rsid w:val="00AE3B4E"/>
    <w:rsid w:val="00AE3B91"/>
    <w:rsid w:val="00AF37CA"/>
    <w:rsid w:val="00AF468A"/>
    <w:rsid w:val="00AF7A17"/>
    <w:rsid w:val="00B0335D"/>
    <w:rsid w:val="00B0456F"/>
    <w:rsid w:val="00B12780"/>
    <w:rsid w:val="00B20BF9"/>
    <w:rsid w:val="00B230B8"/>
    <w:rsid w:val="00B241E4"/>
    <w:rsid w:val="00B26577"/>
    <w:rsid w:val="00B31F9F"/>
    <w:rsid w:val="00B338CF"/>
    <w:rsid w:val="00B34804"/>
    <w:rsid w:val="00B407C6"/>
    <w:rsid w:val="00B43996"/>
    <w:rsid w:val="00B45300"/>
    <w:rsid w:val="00B50C75"/>
    <w:rsid w:val="00B50EA6"/>
    <w:rsid w:val="00B5250D"/>
    <w:rsid w:val="00B53185"/>
    <w:rsid w:val="00B550DB"/>
    <w:rsid w:val="00B576B5"/>
    <w:rsid w:val="00B6421F"/>
    <w:rsid w:val="00B64357"/>
    <w:rsid w:val="00B663EF"/>
    <w:rsid w:val="00B669CB"/>
    <w:rsid w:val="00B708E4"/>
    <w:rsid w:val="00B70D8D"/>
    <w:rsid w:val="00B74CFA"/>
    <w:rsid w:val="00B74D54"/>
    <w:rsid w:val="00B76BCC"/>
    <w:rsid w:val="00B778E9"/>
    <w:rsid w:val="00B81B92"/>
    <w:rsid w:val="00B81CE0"/>
    <w:rsid w:val="00B81FD0"/>
    <w:rsid w:val="00B83315"/>
    <w:rsid w:val="00B835AB"/>
    <w:rsid w:val="00B85296"/>
    <w:rsid w:val="00B85F2C"/>
    <w:rsid w:val="00B87B15"/>
    <w:rsid w:val="00B87F5A"/>
    <w:rsid w:val="00B93C9B"/>
    <w:rsid w:val="00BA181B"/>
    <w:rsid w:val="00BA2288"/>
    <w:rsid w:val="00BA3CA8"/>
    <w:rsid w:val="00BA4415"/>
    <w:rsid w:val="00BA5373"/>
    <w:rsid w:val="00BA5AE5"/>
    <w:rsid w:val="00BB453E"/>
    <w:rsid w:val="00BC337A"/>
    <w:rsid w:val="00BC5EA5"/>
    <w:rsid w:val="00BC69A0"/>
    <w:rsid w:val="00BC7F64"/>
    <w:rsid w:val="00BD373A"/>
    <w:rsid w:val="00BD3C8A"/>
    <w:rsid w:val="00BE0965"/>
    <w:rsid w:val="00BE1F79"/>
    <w:rsid w:val="00BE21D4"/>
    <w:rsid w:val="00BE2419"/>
    <w:rsid w:val="00BE507B"/>
    <w:rsid w:val="00BE5A0D"/>
    <w:rsid w:val="00BE5FDF"/>
    <w:rsid w:val="00BE70F6"/>
    <w:rsid w:val="00BF3EF0"/>
    <w:rsid w:val="00BF40C9"/>
    <w:rsid w:val="00BF4BF6"/>
    <w:rsid w:val="00BF5FF4"/>
    <w:rsid w:val="00BF7DFD"/>
    <w:rsid w:val="00C0009B"/>
    <w:rsid w:val="00C02338"/>
    <w:rsid w:val="00C035FA"/>
    <w:rsid w:val="00C04E4B"/>
    <w:rsid w:val="00C123BC"/>
    <w:rsid w:val="00C12B71"/>
    <w:rsid w:val="00C15D73"/>
    <w:rsid w:val="00C17EAC"/>
    <w:rsid w:val="00C20752"/>
    <w:rsid w:val="00C209ED"/>
    <w:rsid w:val="00C20D63"/>
    <w:rsid w:val="00C21257"/>
    <w:rsid w:val="00C21B48"/>
    <w:rsid w:val="00C31465"/>
    <w:rsid w:val="00C32C26"/>
    <w:rsid w:val="00C41075"/>
    <w:rsid w:val="00C4190E"/>
    <w:rsid w:val="00C41E45"/>
    <w:rsid w:val="00C45B9D"/>
    <w:rsid w:val="00C46C17"/>
    <w:rsid w:val="00C557CE"/>
    <w:rsid w:val="00C5596E"/>
    <w:rsid w:val="00C57AA8"/>
    <w:rsid w:val="00C61F8B"/>
    <w:rsid w:val="00C65DCA"/>
    <w:rsid w:val="00C67408"/>
    <w:rsid w:val="00C674B3"/>
    <w:rsid w:val="00C67CA3"/>
    <w:rsid w:val="00C74D13"/>
    <w:rsid w:val="00C8386A"/>
    <w:rsid w:val="00C85A95"/>
    <w:rsid w:val="00C860D4"/>
    <w:rsid w:val="00C9333F"/>
    <w:rsid w:val="00C93C33"/>
    <w:rsid w:val="00C96A04"/>
    <w:rsid w:val="00C97955"/>
    <w:rsid w:val="00CA18C7"/>
    <w:rsid w:val="00CA2D14"/>
    <w:rsid w:val="00CB01E0"/>
    <w:rsid w:val="00CB3E86"/>
    <w:rsid w:val="00CB7988"/>
    <w:rsid w:val="00CC2A10"/>
    <w:rsid w:val="00CD129A"/>
    <w:rsid w:val="00CD1CCD"/>
    <w:rsid w:val="00CD32AF"/>
    <w:rsid w:val="00CD636A"/>
    <w:rsid w:val="00CE4992"/>
    <w:rsid w:val="00CE5262"/>
    <w:rsid w:val="00CE5FC1"/>
    <w:rsid w:val="00CE7E25"/>
    <w:rsid w:val="00CF1B65"/>
    <w:rsid w:val="00CF2486"/>
    <w:rsid w:val="00CF41BF"/>
    <w:rsid w:val="00CF492F"/>
    <w:rsid w:val="00CF56A6"/>
    <w:rsid w:val="00D00BEB"/>
    <w:rsid w:val="00D016F9"/>
    <w:rsid w:val="00D059BE"/>
    <w:rsid w:val="00D077CE"/>
    <w:rsid w:val="00D12B25"/>
    <w:rsid w:val="00D1497D"/>
    <w:rsid w:val="00D156A9"/>
    <w:rsid w:val="00D16EF2"/>
    <w:rsid w:val="00D2109B"/>
    <w:rsid w:val="00D21764"/>
    <w:rsid w:val="00D21F39"/>
    <w:rsid w:val="00D223E7"/>
    <w:rsid w:val="00D232BD"/>
    <w:rsid w:val="00D243E3"/>
    <w:rsid w:val="00D27663"/>
    <w:rsid w:val="00D27977"/>
    <w:rsid w:val="00D31D43"/>
    <w:rsid w:val="00D40449"/>
    <w:rsid w:val="00D40B23"/>
    <w:rsid w:val="00D41203"/>
    <w:rsid w:val="00D42209"/>
    <w:rsid w:val="00D43F01"/>
    <w:rsid w:val="00D44546"/>
    <w:rsid w:val="00D453E7"/>
    <w:rsid w:val="00D45B1D"/>
    <w:rsid w:val="00D47304"/>
    <w:rsid w:val="00D47DE5"/>
    <w:rsid w:val="00D5376B"/>
    <w:rsid w:val="00D54757"/>
    <w:rsid w:val="00D5537B"/>
    <w:rsid w:val="00D56E79"/>
    <w:rsid w:val="00D62B48"/>
    <w:rsid w:val="00D6618B"/>
    <w:rsid w:val="00D71133"/>
    <w:rsid w:val="00D75DDF"/>
    <w:rsid w:val="00D77AA8"/>
    <w:rsid w:val="00D92503"/>
    <w:rsid w:val="00D95788"/>
    <w:rsid w:val="00D979DC"/>
    <w:rsid w:val="00DA0515"/>
    <w:rsid w:val="00DA575D"/>
    <w:rsid w:val="00DA5FF7"/>
    <w:rsid w:val="00DB0D37"/>
    <w:rsid w:val="00DB19B5"/>
    <w:rsid w:val="00DB37FC"/>
    <w:rsid w:val="00DC383C"/>
    <w:rsid w:val="00DC4041"/>
    <w:rsid w:val="00DD5197"/>
    <w:rsid w:val="00DD7D53"/>
    <w:rsid w:val="00DE22D2"/>
    <w:rsid w:val="00DE2DC2"/>
    <w:rsid w:val="00DE3599"/>
    <w:rsid w:val="00DE3B27"/>
    <w:rsid w:val="00DE5BF5"/>
    <w:rsid w:val="00DE7FD2"/>
    <w:rsid w:val="00DF151B"/>
    <w:rsid w:val="00DF32BD"/>
    <w:rsid w:val="00DF5738"/>
    <w:rsid w:val="00E017A7"/>
    <w:rsid w:val="00E01FD1"/>
    <w:rsid w:val="00E02E31"/>
    <w:rsid w:val="00E03B81"/>
    <w:rsid w:val="00E03DB1"/>
    <w:rsid w:val="00E05BDE"/>
    <w:rsid w:val="00E06167"/>
    <w:rsid w:val="00E06F01"/>
    <w:rsid w:val="00E07AAD"/>
    <w:rsid w:val="00E11FAE"/>
    <w:rsid w:val="00E1218D"/>
    <w:rsid w:val="00E14113"/>
    <w:rsid w:val="00E14BC6"/>
    <w:rsid w:val="00E15956"/>
    <w:rsid w:val="00E208DC"/>
    <w:rsid w:val="00E21E7B"/>
    <w:rsid w:val="00E2294D"/>
    <w:rsid w:val="00E22DC2"/>
    <w:rsid w:val="00E239A2"/>
    <w:rsid w:val="00E24870"/>
    <w:rsid w:val="00E25271"/>
    <w:rsid w:val="00E25A05"/>
    <w:rsid w:val="00E32535"/>
    <w:rsid w:val="00E34580"/>
    <w:rsid w:val="00E34F48"/>
    <w:rsid w:val="00E35225"/>
    <w:rsid w:val="00E36D54"/>
    <w:rsid w:val="00E40410"/>
    <w:rsid w:val="00E447FF"/>
    <w:rsid w:val="00E47E7B"/>
    <w:rsid w:val="00E53070"/>
    <w:rsid w:val="00E56DEC"/>
    <w:rsid w:val="00E576F2"/>
    <w:rsid w:val="00E601F2"/>
    <w:rsid w:val="00E61207"/>
    <w:rsid w:val="00E621A5"/>
    <w:rsid w:val="00E64D8B"/>
    <w:rsid w:val="00E65540"/>
    <w:rsid w:val="00E6657F"/>
    <w:rsid w:val="00E7168F"/>
    <w:rsid w:val="00E75932"/>
    <w:rsid w:val="00E77304"/>
    <w:rsid w:val="00E7799A"/>
    <w:rsid w:val="00E81784"/>
    <w:rsid w:val="00E82DE7"/>
    <w:rsid w:val="00E8409F"/>
    <w:rsid w:val="00E87586"/>
    <w:rsid w:val="00E94A42"/>
    <w:rsid w:val="00E95A0C"/>
    <w:rsid w:val="00E95B43"/>
    <w:rsid w:val="00EA122B"/>
    <w:rsid w:val="00EA1D03"/>
    <w:rsid w:val="00EA3AEF"/>
    <w:rsid w:val="00EA7A28"/>
    <w:rsid w:val="00EB1881"/>
    <w:rsid w:val="00EB2073"/>
    <w:rsid w:val="00EB32C5"/>
    <w:rsid w:val="00EB4F20"/>
    <w:rsid w:val="00EC144B"/>
    <w:rsid w:val="00EC14FF"/>
    <w:rsid w:val="00EC2B2F"/>
    <w:rsid w:val="00EC3B87"/>
    <w:rsid w:val="00EC5E17"/>
    <w:rsid w:val="00EE51C3"/>
    <w:rsid w:val="00EF58F9"/>
    <w:rsid w:val="00EF6294"/>
    <w:rsid w:val="00F03789"/>
    <w:rsid w:val="00F10F6D"/>
    <w:rsid w:val="00F12BC2"/>
    <w:rsid w:val="00F13F56"/>
    <w:rsid w:val="00F1483A"/>
    <w:rsid w:val="00F14D44"/>
    <w:rsid w:val="00F1599A"/>
    <w:rsid w:val="00F15A30"/>
    <w:rsid w:val="00F21484"/>
    <w:rsid w:val="00F22135"/>
    <w:rsid w:val="00F25717"/>
    <w:rsid w:val="00F2710A"/>
    <w:rsid w:val="00F276EA"/>
    <w:rsid w:val="00F3004C"/>
    <w:rsid w:val="00F32F32"/>
    <w:rsid w:val="00F36696"/>
    <w:rsid w:val="00F40086"/>
    <w:rsid w:val="00F40A81"/>
    <w:rsid w:val="00F42940"/>
    <w:rsid w:val="00F44455"/>
    <w:rsid w:val="00F46C95"/>
    <w:rsid w:val="00F5035D"/>
    <w:rsid w:val="00F525F2"/>
    <w:rsid w:val="00F5474C"/>
    <w:rsid w:val="00F600F3"/>
    <w:rsid w:val="00F6040A"/>
    <w:rsid w:val="00F62E85"/>
    <w:rsid w:val="00F64341"/>
    <w:rsid w:val="00F65C27"/>
    <w:rsid w:val="00F65FD0"/>
    <w:rsid w:val="00F66BEA"/>
    <w:rsid w:val="00F724FE"/>
    <w:rsid w:val="00F72B59"/>
    <w:rsid w:val="00F7428A"/>
    <w:rsid w:val="00F761D1"/>
    <w:rsid w:val="00F77DB0"/>
    <w:rsid w:val="00F85D1B"/>
    <w:rsid w:val="00F86E22"/>
    <w:rsid w:val="00F91675"/>
    <w:rsid w:val="00F934E3"/>
    <w:rsid w:val="00F9434A"/>
    <w:rsid w:val="00FA0D05"/>
    <w:rsid w:val="00FA30C5"/>
    <w:rsid w:val="00FA30E4"/>
    <w:rsid w:val="00FA3B13"/>
    <w:rsid w:val="00FB0CC1"/>
    <w:rsid w:val="00FB10A6"/>
    <w:rsid w:val="00FB163F"/>
    <w:rsid w:val="00FB5137"/>
    <w:rsid w:val="00FB688A"/>
    <w:rsid w:val="00FB72FA"/>
    <w:rsid w:val="00FC2063"/>
    <w:rsid w:val="00FC2E4D"/>
    <w:rsid w:val="00FD60E0"/>
    <w:rsid w:val="00FD6EE2"/>
    <w:rsid w:val="00FE7AC4"/>
    <w:rsid w:val="00FF3534"/>
    <w:rsid w:val="00FF3761"/>
    <w:rsid w:val="00FF654E"/>
    <w:rsid w:val="00FF75A9"/>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0EF805F"/>
  <w15:chartTrackingRefBased/>
  <w15:docId w15:val="{7ECDACC5-2A1A-1B43-B088-6A820A6814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EastAsia" w:hAnsi="Arial" w:cs="Arial"/>
        <w:kern w:val="2"/>
        <w:lang w:val="en-US" w:eastAsia="ko-KR" w:bidi="ar-SA"/>
      </w:rPr>
    </w:rPrDefault>
    <w:pPrDefault>
      <w:pPr>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B4F20"/>
    <w:pPr>
      <w:widowControl w:val="0"/>
      <w:wordWrap w:val="0"/>
      <w:autoSpaceDE w:val="0"/>
      <w:autoSpaceDN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unhideWhenUsed/>
    <w:rsid w:val="00083983"/>
    <w:rPr>
      <w:color w:val="0563C1" w:themeColor="hyperlink"/>
      <w:u w:val="single"/>
    </w:rPr>
  </w:style>
  <w:style w:type="character" w:styleId="a4">
    <w:name w:val="Unresolved Mention"/>
    <w:basedOn w:val="a0"/>
    <w:uiPriority w:val="99"/>
    <w:semiHidden/>
    <w:unhideWhenUsed/>
    <w:rsid w:val="00083983"/>
    <w:rPr>
      <w:color w:val="605E5C"/>
      <w:shd w:val="clear" w:color="auto" w:fill="E1DFDD"/>
    </w:rPr>
  </w:style>
  <w:style w:type="table" w:styleId="a5">
    <w:name w:val="Table Grid"/>
    <w:basedOn w:val="a1"/>
    <w:uiPriority w:val="39"/>
    <w:rsid w:val="0010666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6">
    <w:name w:val="Revision"/>
    <w:hidden/>
    <w:uiPriority w:val="99"/>
    <w:semiHidden/>
    <w:rsid w:val="00263B34"/>
    <w:pPr>
      <w:jc w:val="left"/>
    </w:pPr>
  </w:style>
  <w:style w:type="paragraph" w:styleId="a7">
    <w:name w:val="List Paragraph"/>
    <w:basedOn w:val="a"/>
    <w:uiPriority w:val="34"/>
    <w:qFormat/>
    <w:rsid w:val="0078590D"/>
    <w:pPr>
      <w:ind w:left="720"/>
      <w:contextualSpacing/>
    </w:pPr>
  </w:style>
  <w:style w:type="character" w:styleId="a8">
    <w:name w:val="annotation reference"/>
    <w:basedOn w:val="a0"/>
    <w:uiPriority w:val="99"/>
    <w:semiHidden/>
    <w:unhideWhenUsed/>
    <w:rsid w:val="00BF40C9"/>
    <w:rPr>
      <w:sz w:val="16"/>
      <w:szCs w:val="16"/>
    </w:rPr>
  </w:style>
  <w:style w:type="paragraph" w:styleId="a9">
    <w:name w:val="annotation text"/>
    <w:basedOn w:val="a"/>
    <w:link w:val="Char"/>
    <w:uiPriority w:val="99"/>
    <w:unhideWhenUsed/>
    <w:rsid w:val="00BF40C9"/>
  </w:style>
  <w:style w:type="character" w:customStyle="1" w:styleId="Char">
    <w:name w:val="메모 텍스트 Char"/>
    <w:basedOn w:val="a0"/>
    <w:link w:val="a9"/>
    <w:uiPriority w:val="99"/>
    <w:rsid w:val="00BF40C9"/>
    <w:rPr>
      <w:szCs w:val="20"/>
    </w:rPr>
  </w:style>
  <w:style w:type="paragraph" w:styleId="aa">
    <w:name w:val="annotation subject"/>
    <w:basedOn w:val="a9"/>
    <w:next w:val="a9"/>
    <w:link w:val="Char0"/>
    <w:uiPriority w:val="99"/>
    <w:semiHidden/>
    <w:unhideWhenUsed/>
    <w:rsid w:val="00BF40C9"/>
    <w:rPr>
      <w:b/>
      <w:bCs/>
    </w:rPr>
  </w:style>
  <w:style w:type="character" w:customStyle="1" w:styleId="Char0">
    <w:name w:val="메모 주제 Char"/>
    <w:basedOn w:val="Char"/>
    <w:link w:val="aa"/>
    <w:uiPriority w:val="99"/>
    <w:semiHidden/>
    <w:rsid w:val="00BF40C9"/>
    <w:rPr>
      <w:b/>
      <w:bCs/>
      <w:szCs w:val="20"/>
    </w:rPr>
  </w:style>
  <w:style w:type="character" w:styleId="ab">
    <w:name w:val="line number"/>
    <w:basedOn w:val="a0"/>
    <w:uiPriority w:val="99"/>
    <w:semiHidden/>
    <w:unhideWhenUsed/>
    <w:rsid w:val="003B54CC"/>
  </w:style>
  <w:style w:type="paragraph" w:styleId="ac">
    <w:name w:val="header"/>
    <w:basedOn w:val="a"/>
    <w:link w:val="Char1"/>
    <w:uiPriority w:val="99"/>
    <w:unhideWhenUsed/>
    <w:rsid w:val="003B54CC"/>
    <w:pPr>
      <w:tabs>
        <w:tab w:val="center" w:pos="4680"/>
        <w:tab w:val="right" w:pos="9360"/>
      </w:tabs>
    </w:pPr>
  </w:style>
  <w:style w:type="character" w:customStyle="1" w:styleId="Char1">
    <w:name w:val="머리글 Char"/>
    <w:basedOn w:val="a0"/>
    <w:link w:val="ac"/>
    <w:uiPriority w:val="99"/>
    <w:rsid w:val="003B54CC"/>
  </w:style>
  <w:style w:type="paragraph" w:styleId="ad">
    <w:name w:val="footer"/>
    <w:basedOn w:val="a"/>
    <w:link w:val="Char2"/>
    <w:uiPriority w:val="99"/>
    <w:unhideWhenUsed/>
    <w:rsid w:val="003B54CC"/>
    <w:pPr>
      <w:tabs>
        <w:tab w:val="center" w:pos="4680"/>
        <w:tab w:val="right" w:pos="9360"/>
      </w:tabs>
    </w:pPr>
  </w:style>
  <w:style w:type="character" w:customStyle="1" w:styleId="Char2">
    <w:name w:val="바닥글 Char"/>
    <w:basedOn w:val="a0"/>
    <w:link w:val="ad"/>
    <w:uiPriority w:val="99"/>
    <w:rsid w:val="003B54CC"/>
  </w:style>
  <w:style w:type="character" w:styleId="ae">
    <w:name w:val="page number"/>
    <w:basedOn w:val="a0"/>
    <w:uiPriority w:val="99"/>
    <w:semiHidden/>
    <w:unhideWhenUsed/>
    <w:rsid w:val="00A465C1"/>
  </w:style>
  <w:style w:type="character" w:styleId="af">
    <w:name w:val="Placeholder Text"/>
    <w:basedOn w:val="a0"/>
    <w:uiPriority w:val="99"/>
    <w:semiHidden/>
    <w:rsid w:val="00206652"/>
    <w:rPr>
      <w:color w:val="808080"/>
    </w:rPr>
  </w:style>
  <w:style w:type="character" w:styleId="af0">
    <w:name w:val="Strong"/>
    <w:basedOn w:val="a0"/>
    <w:uiPriority w:val="22"/>
    <w:qFormat/>
    <w:rsid w:val="00D1497D"/>
    <w:rPr>
      <w:b/>
      <w:bCs/>
    </w:rPr>
  </w:style>
  <w:style w:type="paragraph" w:customStyle="1" w:styleId="whitespace-pre-wrap">
    <w:name w:val="whitespace-pre-wrap"/>
    <w:basedOn w:val="a"/>
    <w:rsid w:val="00953E1E"/>
    <w:pPr>
      <w:widowControl/>
      <w:wordWrap/>
      <w:autoSpaceDE/>
      <w:autoSpaceDN/>
      <w:spacing w:before="100" w:beforeAutospacing="1" w:after="100" w:afterAutospacing="1"/>
      <w:jc w:val="left"/>
    </w:pPr>
    <w:rPr>
      <w:rFonts w:ascii="Times New Roman" w:eastAsia="Times New Roman" w:hAnsi="Times New Roman" w:cs="Times New Roman"/>
      <w:kern w:val="0"/>
      <w:sz w:val="24"/>
      <w:szCs w:val="24"/>
    </w:rPr>
  </w:style>
  <w:style w:type="character" w:customStyle="1" w:styleId="None">
    <w:name w:val="None"/>
    <w:rsid w:val="00C41E45"/>
    <w:rPr>
      <w:lang w:val="en-US"/>
    </w:rPr>
  </w:style>
  <w:style w:type="paragraph" w:customStyle="1" w:styleId="EndNoteBibliographyTitle">
    <w:name w:val="EndNote Bibliography Title"/>
    <w:basedOn w:val="a"/>
    <w:link w:val="EndNoteBibliographyTitleChar"/>
    <w:rsid w:val="004F6633"/>
    <w:pPr>
      <w:jc w:val="center"/>
    </w:pPr>
  </w:style>
  <w:style w:type="character" w:customStyle="1" w:styleId="EndNoteBibliographyTitleChar">
    <w:name w:val="EndNote Bibliography Title Char"/>
    <w:basedOn w:val="a0"/>
    <w:link w:val="EndNoteBibliographyTitle"/>
    <w:rsid w:val="004F6633"/>
  </w:style>
  <w:style w:type="paragraph" w:customStyle="1" w:styleId="EndNoteBibliography">
    <w:name w:val="EndNote Bibliography"/>
    <w:basedOn w:val="a"/>
    <w:link w:val="EndNoteBibliographyChar"/>
    <w:rsid w:val="004F6633"/>
  </w:style>
  <w:style w:type="character" w:customStyle="1" w:styleId="EndNoteBibliographyChar">
    <w:name w:val="EndNote Bibliography Char"/>
    <w:basedOn w:val="a0"/>
    <w:link w:val="EndNoteBibliography"/>
    <w:rsid w:val="004F6633"/>
  </w:style>
  <w:style w:type="character" w:styleId="af1">
    <w:name w:val="FollowedHyperlink"/>
    <w:basedOn w:val="a0"/>
    <w:uiPriority w:val="99"/>
    <w:semiHidden/>
    <w:unhideWhenUsed/>
    <w:rsid w:val="00D979DC"/>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649260">
      <w:bodyDiv w:val="1"/>
      <w:marLeft w:val="0"/>
      <w:marRight w:val="0"/>
      <w:marTop w:val="0"/>
      <w:marBottom w:val="0"/>
      <w:divBdr>
        <w:top w:val="none" w:sz="0" w:space="0" w:color="auto"/>
        <w:left w:val="none" w:sz="0" w:space="0" w:color="auto"/>
        <w:bottom w:val="none" w:sz="0" w:space="0" w:color="auto"/>
        <w:right w:val="none" w:sz="0" w:space="0" w:color="auto"/>
      </w:divBdr>
      <w:divsChild>
        <w:div w:id="103311727">
          <w:marLeft w:val="0"/>
          <w:marRight w:val="0"/>
          <w:marTop w:val="0"/>
          <w:marBottom w:val="0"/>
          <w:divBdr>
            <w:top w:val="none" w:sz="0" w:space="0" w:color="auto"/>
            <w:left w:val="none" w:sz="0" w:space="0" w:color="auto"/>
            <w:bottom w:val="none" w:sz="0" w:space="0" w:color="auto"/>
            <w:right w:val="none" w:sz="0" w:space="0" w:color="auto"/>
          </w:divBdr>
        </w:div>
        <w:div w:id="145975647">
          <w:marLeft w:val="0"/>
          <w:marRight w:val="0"/>
          <w:marTop w:val="0"/>
          <w:marBottom w:val="0"/>
          <w:divBdr>
            <w:top w:val="none" w:sz="0" w:space="0" w:color="auto"/>
            <w:left w:val="none" w:sz="0" w:space="0" w:color="auto"/>
            <w:bottom w:val="none" w:sz="0" w:space="0" w:color="auto"/>
            <w:right w:val="none" w:sz="0" w:space="0" w:color="auto"/>
          </w:divBdr>
        </w:div>
        <w:div w:id="263195935">
          <w:marLeft w:val="0"/>
          <w:marRight w:val="0"/>
          <w:marTop w:val="0"/>
          <w:marBottom w:val="0"/>
          <w:divBdr>
            <w:top w:val="none" w:sz="0" w:space="0" w:color="auto"/>
            <w:left w:val="none" w:sz="0" w:space="0" w:color="auto"/>
            <w:bottom w:val="none" w:sz="0" w:space="0" w:color="auto"/>
            <w:right w:val="none" w:sz="0" w:space="0" w:color="auto"/>
          </w:divBdr>
        </w:div>
        <w:div w:id="408817784">
          <w:marLeft w:val="0"/>
          <w:marRight w:val="0"/>
          <w:marTop w:val="0"/>
          <w:marBottom w:val="0"/>
          <w:divBdr>
            <w:top w:val="none" w:sz="0" w:space="0" w:color="auto"/>
            <w:left w:val="none" w:sz="0" w:space="0" w:color="auto"/>
            <w:bottom w:val="none" w:sz="0" w:space="0" w:color="auto"/>
            <w:right w:val="none" w:sz="0" w:space="0" w:color="auto"/>
          </w:divBdr>
        </w:div>
        <w:div w:id="477305827">
          <w:marLeft w:val="0"/>
          <w:marRight w:val="0"/>
          <w:marTop w:val="0"/>
          <w:marBottom w:val="0"/>
          <w:divBdr>
            <w:top w:val="none" w:sz="0" w:space="0" w:color="auto"/>
            <w:left w:val="none" w:sz="0" w:space="0" w:color="auto"/>
            <w:bottom w:val="none" w:sz="0" w:space="0" w:color="auto"/>
            <w:right w:val="none" w:sz="0" w:space="0" w:color="auto"/>
          </w:divBdr>
        </w:div>
        <w:div w:id="626744101">
          <w:marLeft w:val="0"/>
          <w:marRight w:val="0"/>
          <w:marTop w:val="0"/>
          <w:marBottom w:val="0"/>
          <w:divBdr>
            <w:top w:val="none" w:sz="0" w:space="0" w:color="auto"/>
            <w:left w:val="none" w:sz="0" w:space="0" w:color="auto"/>
            <w:bottom w:val="none" w:sz="0" w:space="0" w:color="auto"/>
            <w:right w:val="none" w:sz="0" w:space="0" w:color="auto"/>
          </w:divBdr>
        </w:div>
        <w:div w:id="947665723">
          <w:marLeft w:val="0"/>
          <w:marRight w:val="0"/>
          <w:marTop w:val="0"/>
          <w:marBottom w:val="0"/>
          <w:divBdr>
            <w:top w:val="none" w:sz="0" w:space="0" w:color="auto"/>
            <w:left w:val="none" w:sz="0" w:space="0" w:color="auto"/>
            <w:bottom w:val="none" w:sz="0" w:space="0" w:color="auto"/>
            <w:right w:val="none" w:sz="0" w:space="0" w:color="auto"/>
          </w:divBdr>
        </w:div>
        <w:div w:id="1120999661">
          <w:marLeft w:val="0"/>
          <w:marRight w:val="0"/>
          <w:marTop w:val="0"/>
          <w:marBottom w:val="0"/>
          <w:divBdr>
            <w:top w:val="none" w:sz="0" w:space="0" w:color="auto"/>
            <w:left w:val="none" w:sz="0" w:space="0" w:color="auto"/>
            <w:bottom w:val="none" w:sz="0" w:space="0" w:color="auto"/>
            <w:right w:val="none" w:sz="0" w:space="0" w:color="auto"/>
          </w:divBdr>
        </w:div>
        <w:div w:id="1243445919">
          <w:marLeft w:val="0"/>
          <w:marRight w:val="0"/>
          <w:marTop w:val="0"/>
          <w:marBottom w:val="0"/>
          <w:divBdr>
            <w:top w:val="none" w:sz="0" w:space="0" w:color="auto"/>
            <w:left w:val="none" w:sz="0" w:space="0" w:color="auto"/>
            <w:bottom w:val="none" w:sz="0" w:space="0" w:color="auto"/>
            <w:right w:val="none" w:sz="0" w:space="0" w:color="auto"/>
          </w:divBdr>
        </w:div>
        <w:div w:id="1265574223">
          <w:marLeft w:val="0"/>
          <w:marRight w:val="0"/>
          <w:marTop w:val="0"/>
          <w:marBottom w:val="0"/>
          <w:divBdr>
            <w:top w:val="none" w:sz="0" w:space="0" w:color="auto"/>
            <w:left w:val="none" w:sz="0" w:space="0" w:color="auto"/>
            <w:bottom w:val="none" w:sz="0" w:space="0" w:color="auto"/>
            <w:right w:val="none" w:sz="0" w:space="0" w:color="auto"/>
          </w:divBdr>
        </w:div>
        <w:div w:id="1465123978">
          <w:marLeft w:val="0"/>
          <w:marRight w:val="0"/>
          <w:marTop w:val="0"/>
          <w:marBottom w:val="0"/>
          <w:divBdr>
            <w:top w:val="none" w:sz="0" w:space="0" w:color="auto"/>
            <w:left w:val="none" w:sz="0" w:space="0" w:color="auto"/>
            <w:bottom w:val="none" w:sz="0" w:space="0" w:color="auto"/>
            <w:right w:val="none" w:sz="0" w:space="0" w:color="auto"/>
          </w:divBdr>
        </w:div>
        <w:div w:id="1484353398">
          <w:marLeft w:val="0"/>
          <w:marRight w:val="0"/>
          <w:marTop w:val="0"/>
          <w:marBottom w:val="0"/>
          <w:divBdr>
            <w:top w:val="none" w:sz="0" w:space="0" w:color="auto"/>
            <w:left w:val="none" w:sz="0" w:space="0" w:color="auto"/>
            <w:bottom w:val="none" w:sz="0" w:space="0" w:color="auto"/>
            <w:right w:val="none" w:sz="0" w:space="0" w:color="auto"/>
          </w:divBdr>
        </w:div>
        <w:div w:id="1511290814">
          <w:marLeft w:val="0"/>
          <w:marRight w:val="0"/>
          <w:marTop w:val="0"/>
          <w:marBottom w:val="0"/>
          <w:divBdr>
            <w:top w:val="none" w:sz="0" w:space="0" w:color="auto"/>
            <w:left w:val="none" w:sz="0" w:space="0" w:color="auto"/>
            <w:bottom w:val="none" w:sz="0" w:space="0" w:color="auto"/>
            <w:right w:val="none" w:sz="0" w:space="0" w:color="auto"/>
          </w:divBdr>
        </w:div>
        <w:div w:id="1522819439">
          <w:marLeft w:val="0"/>
          <w:marRight w:val="0"/>
          <w:marTop w:val="0"/>
          <w:marBottom w:val="0"/>
          <w:divBdr>
            <w:top w:val="none" w:sz="0" w:space="0" w:color="auto"/>
            <w:left w:val="none" w:sz="0" w:space="0" w:color="auto"/>
            <w:bottom w:val="none" w:sz="0" w:space="0" w:color="auto"/>
            <w:right w:val="none" w:sz="0" w:space="0" w:color="auto"/>
          </w:divBdr>
        </w:div>
        <w:div w:id="1564412796">
          <w:marLeft w:val="0"/>
          <w:marRight w:val="0"/>
          <w:marTop w:val="0"/>
          <w:marBottom w:val="0"/>
          <w:divBdr>
            <w:top w:val="none" w:sz="0" w:space="0" w:color="auto"/>
            <w:left w:val="none" w:sz="0" w:space="0" w:color="auto"/>
            <w:bottom w:val="none" w:sz="0" w:space="0" w:color="auto"/>
            <w:right w:val="none" w:sz="0" w:space="0" w:color="auto"/>
          </w:divBdr>
        </w:div>
        <w:div w:id="1729646433">
          <w:marLeft w:val="0"/>
          <w:marRight w:val="0"/>
          <w:marTop w:val="0"/>
          <w:marBottom w:val="0"/>
          <w:divBdr>
            <w:top w:val="none" w:sz="0" w:space="0" w:color="auto"/>
            <w:left w:val="none" w:sz="0" w:space="0" w:color="auto"/>
            <w:bottom w:val="none" w:sz="0" w:space="0" w:color="auto"/>
            <w:right w:val="none" w:sz="0" w:space="0" w:color="auto"/>
          </w:divBdr>
        </w:div>
        <w:div w:id="1861890402">
          <w:marLeft w:val="0"/>
          <w:marRight w:val="0"/>
          <w:marTop w:val="0"/>
          <w:marBottom w:val="0"/>
          <w:divBdr>
            <w:top w:val="none" w:sz="0" w:space="0" w:color="auto"/>
            <w:left w:val="none" w:sz="0" w:space="0" w:color="auto"/>
            <w:bottom w:val="none" w:sz="0" w:space="0" w:color="auto"/>
            <w:right w:val="none" w:sz="0" w:space="0" w:color="auto"/>
          </w:divBdr>
        </w:div>
        <w:div w:id="2044862761">
          <w:marLeft w:val="0"/>
          <w:marRight w:val="0"/>
          <w:marTop w:val="0"/>
          <w:marBottom w:val="0"/>
          <w:divBdr>
            <w:top w:val="none" w:sz="0" w:space="0" w:color="auto"/>
            <w:left w:val="none" w:sz="0" w:space="0" w:color="auto"/>
            <w:bottom w:val="none" w:sz="0" w:space="0" w:color="auto"/>
            <w:right w:val="none" w:sz="0" w:space="0" w:color="auto"/>
          </w:divBdr>
        </w:div>
      </w:divsChild>
    </w:div>
    <w:div w:id="91901081">
      <w:bodyDiv w:val="1"/>
      <w:marLeft w:val="0"/>
      <w:marRight w:val="0"/>
      <w:marTop w:val="0"/>
      <w:marBottom w:val="0"/>
      <w:divBdr>
        <w:top w:val="none" w:sz="0" w:space="0" w:color="auto"/>
        <w:left w:val="none" w:sz="0" w:space="0" w:color="auto"/>
        <w:bottom w:val="none" w:sz="0" w:space="0" w:color="auto"/>
        <w:right w:val="none" w:sz="0" w:space="0" w:color="auto"/>
      </w:divBdr>
      <w:divsChild>
        <w:div w:id="78410140">
          <w:marLeft w:val="0"/>
          <w:marRight w:val="0"/>
          <w:marTop w:val="0"/>
          <w:marBottom w:val="0"/>
          <w:divBdr>
            <w:top w:val="none" w:sz="0" w:space="0" w:color="auto"/>
            <w:left w:val="none" w:sz="0" w:space="0" w:color="auto"/>
            <w:bottom w:val="none" w:sz="0" w:space="0" w:color="auto"/>
            <w:right w:val="none" w:sz="0" w:space="0" w:color="auto"/>
          </w:divBdr>
        </w:div>
        <w:div w:id="120274791">
          <w:marLeft w:val="0"/>
          <w:marRight w:val="0"/>
          <w:marTop w:val="0"/>
          <w:marBottom w:val="0"/>
          <w:divBdr>
            <w:top w:val="none" w:sz="0" w:space="0" w:color="auto"/>
            <w:left w:val="none" w:sz="0" w:space="0" w:color="auto"/>
            <w:bottom w:val="none" w:sz="0" w:space="0" w:color="auto"/>
            <w:right w:val="none" w:sz="0" w:space="0" w:color="auto"/>
          </w:divBdr>
        </w:div>
        <w:div w:id="198058468">
          <w:marLeft w:val="0"/>
          <w:marRight w:val="0"/>
          <w:marTop w:val="0"/>
          <w:marBottom w:val="0"/>
          <w:divBdr>
            <w:top w:val="none" w:sz="0" w:space="0" w:color="auto"/>
            <w:left w:val="none" w:sz="0" w:space="0" w:color="auto"/>
            <w:bottom w:val="none" w:sz="0" w:space="0" w:color="auto"/>
            <w:right w:val="none" w:sz="0" w:space="0" w:color="auto"/>
          </w:divBdr>
        </w:div>
        <w:div w:id="298342348">
          <w:marLeft w:val="0"/>
          <w:marRight w:val="0"/>
          <w:marTop w:val="0"/>
          <w:marBottom w:val="0"/>
          <w:divBdr>
            <w:top w:val="none" w:sz="0" w:space="0" w:color="auto"/>
            <w:left w:val="none" w:sz="0" w:space="0" w:color="auto"/>
            <w:bottom w:val="none" w:sz="0" w:space="0" w:color="auto"/>
            <w:right w:val="none" w:sz="0" w:space="0" w:color="auto"/>
          </w:divBdr>
        </w:div>
        <w:div w:id="424149941">
          <w:marLeft w:val="0"/>
          <w:marRight w:val="0"/>
          <w:marTop w:val="0"/>
          <w:marBottom w:val="0"/>
          <w:divBdr>
            <w:top w:val="none" w:sz="0" w:space="0" w:color="auto"/>
            <w:left w:val="none" w:sz="0" w:space="0" w:color="auto"/>
            <w:bottom w:val="none" w:sz="0" w:space="0" w:color="auto"/>
            <w:right w:val="none" w:sz="0" w:space="0" w:color="auto"/>
          </w:divBdr>
        </w:div>
        <w:div w:id="545265285">
          <w:marLeft w:val="0"/>
          <w:marRight w:val="0"/>
          <w:marTop w:val="0"/>
          <w:marBottom w:val="0"/>
          <w:divBdr>
            <w:top w:val="none" w:sz="0" w:space="0" w:color="auto"/>
            <w:left w:val="none" w:sz="0" w:space="0" w:color="auto"/>
            <w:bottom w:val="none" w:sz="0" w:space="0" w:color="auto"/>
            <w:right w:val="none" w:sz="0" w:space="0" w:color="auto"/>
          </w:divBdr>
        </w:div>
        <w:div w:id="623731348">
          <w:marLeft w:val="0"/>
          <w:marRight w:val="0"/>
          <w:marTop w:val="0"/>
          <w:marBottom w:val="0"/>
          <w:divBdr>
            <w:top w:val="none" w:sz="0" w:space="0" w:color="auto"/>
            <w:left w:val="none" w:sz="0" w:space="0" w:color="auto"/>
            <w:bottom w:val="none" w:sz="0" w:space="0" w:color="auto"/>
            <w:right w:val="none" w:sz="0" w:space="0" w:color="auto"/>
          </w:divBdr>
        </w:div>
        <w:div w:id="692151064">
          <w:marLeft w:val="0"/>
          <w:marRight w:val="0"/>
          <w:marTop w:val="0"/>
          <w:marBottom w:val="0"/>
          <w:divBdr>
            <w:top w:val="none" w:sz="0" w:space="0" w:color="auto"/>
            <w:left w:val="none" w:sz="0" w:space="0" w:color="auto"/>
            <w:bottom w:val="none" w:sz="0" w:space="0" w:color="auto"/>
            <w:right w:val="none" w:sz="0" w:space="0" w:color="auto"/>
          </w:divBdr>
        </w:div>
        <w:div w:id="759914946">
          <w:marLeft w:val="0"/>
          <w:marRight w:val="0"/>
          <w:marTop w:val="0"/>
          <w:marBottom w:val="0"/>
          <w:divBdr>
            <w:top w:val="none" w:sz="0" w:space="0" w:color="auto"/>
            <w:left w:val="none" w:sz="0" w:space="0" w:color="auto"/>
            <w:bottom w:val="none" w:sz="0" w:space="0" w:color="auto"/>
            <w:right w:val="none" w:sz="0" w:space="0" w:color="auto"/>
          </w:divBdr>
        </w:div>
        <w:div w:id="1016080721">
          <w:marLeft w:val="0"/>
          <w:marRight w:val="0"/>
          <w:marTop w:val="0"/>
          <w:marBottom w:val="0"/>
          <w:divBdr>
            <w:top w:val="none" w:sz="0" w:space="0" w:color="auto"/>
            <w:left w:val="none" w:sz="0" w:space="0" w:color="auto"/>
            <w:bottom w:val="none" w:sz="0" w:space="0" w:color="auto"/>
            <w:right w:val="none" w:sz="0" w:space="0" w:color="auto"/>
          </w:divBdr>
        </w:div>
        <w:div w:id="1073546133">
          <w:marLeft w:val="0"/>
          <w:marRight w:val="0"/>
          <w:marTop w:val="0"/>
          <w:marBottom w:val="0"/>
          <w:divBdr>
            <w:top w:val="none" w:sz="0" w:space="0" w:color="auto"/>
            <w:left w:val="none" w:sz="0" w:space="0" w:color="auto"/>
            <w:bottom w:val="none" w:sz="0" w:space="0" w:color="auto"/>
            <w:right w:val="none" w:sz="0" w:space="0" w:color="auto"/>
          </w:divBdr>
        </w:div>
        <w:div w:id="1182470109">
          <w:marLeft w:val="0"/>
          <w:marRight w:val="0"/>
          <w:marTop w:val="0"/>
          <w:marBottom w:val="0"/>
          <w:divBdr>
            <w:top w:val="none" w:sz="0" w:space="0" w:color="auto"/>
            <w:left w:val="none" w:sz="0" w:space="0" w:color="auto"/>
            <w:bottom w:val="none" w:sz="0" w:space="0" w:color="auto"/>
            <w:right w:val="none" w:sz="0" w:space="0" w:color="auto"/>
          </w:divBdr>
        </w:div>
        <w:div w:id="1365793476">
          <w:marLeft w:val="0"/>
          <w:marRight w:val="0"/>
          <w:marTop w:val="0"/>
          <w:marBottom w:val="0"/>
          <w:divBdr>
            <w:top w:val="none" w:sz="0" w:space="0" w:color="auto"/>
            <w:left w:val="none" w:sz="0" w:space="0" w:color="auto"/>
            <w:bottom w:val="none" w:sz="0" w:space="0" w:color="auto"/>
            <w:right w:val="none" w:sz="0" w:space="0" w:color="auto"/>
          </w:divBdr>
        </w:div>
        <w:div w:id="1403679269">
          <w:marLeft w:val="0"/>
          <w:marRight w:val="0"/>
          <w:marTop w:val="0"/>
          <w:marBottom w:val="0"/>
          <w:divBdr>
            <w:top w:val="none" w:sz="0" w:space="0" w:color="auto"/>
            <w:left w:val="none" w:sz="0" w:space="0" w:color="auto"/>
            <w:bottom w:val="none" w:sz="0" w:space="0" w:color="auto"/>
            <w:right w:val="none" w:sz="0" w:space="0" w:color="auto"/>
          </w:divBdr>
        </w:div>
        <w:div w:id="1651055823">
          <w:marLeft w:val="0"/>
          <w:marRight w:val="0"/>
          <w:marTop w:val="0"/>
          <w:marBottom w:val="0"/>
          <w:divBdr>
            <w:top w:val="none" w:sz="0" w:space="0" w:color="auto"/>
            <w:left w:val="none" w:sz="0" w:space="0" w:color="auto"/>
            <w:bottom w:val="none" w:sz="0" w:space="0" w:color="auto"/>
            <w:right w:val="none" w:sz="0" w:space="0" w:color="auto"/>
          </w:divBdr>
        </w:div>
        <w:div w:id="1756591819">
          <w:marLeft w:val="0"/>
          <w:marRight w:val="0"/>
          <w:marTop w:val="0"/>
          <w:marBottom w:val="0"/>
          <w:divBdr>
            <w:top w:val="none" w:sz="0" w:space="0" w:color="auto"/>
            <w:left w:val="none" w:sz="0" w:space="0" w:color="auto"/>
            <w:bottom w:val="none" w:sz="0" w:space="0" w:color="auto"/>
            <w:right w:val="none" w:sz="0" w:space="0" w:color="auto"/>
          </w:divBdr>
        </w:div>
        <w:div w:id="1837307181">
          <w:marLeft w:val="0"/>
          <w:marRight w:val="0"/>
          <w:marTop w:val="0"/>
          <w:marBottom w:val="0"/>
          <w:divBdr>
            <w:top w:val="none" w:sz="0" w:space="0" w:color="auto"/>
            <w:left w:val="none" w:sz="0" w:space="0" w:color="auto"/>
            <w:bottom w:val="none" w:sz="0" w:space="0" w:color="auto"/>
            <w:right w:val="none" w:sz="0" w:space="0" w:color="auto"/>
          </w:divBdr>
        </w:div>
        <w:div w:id="1850366846">
          <w:marLeft w:val="0"/>
          <w:marRight w:val="0"/>
          <w:marTop w:val="0"/>
          <w:marBottom w:val="0"/>
          <w:divBdr>
            <w:top w:val="none" w:sz="0" w:space="0" w:color="auto"/>
            <w:left w:val="none" w:sz="0" w:space="0" w:color="auto"/>
            <w:bottom w:val="none" w:sz="0" w:space="0" w:color="auto"/>
            <w:right w:val="none" w:sz="0" w:space="0" w:color="auto"/>
          </w:divBdr>
        </w:div>
        <w:div w:id="1936741628">
          <w:marLeft w:val="0"/>
          <w:marRight w:val="0"/>
          <w:marTop w:val="0"/>
          <w:marBottom w:val="0"/>
          <w:divBdr>
            <w:top w:val="none" w:sz="0" w:space="0" w:color="auto"/>
            <w:left w:val="none" w:sz="0" w:space="0" w:color="auto"/>
            <w:bottom w:val="none" w:sz="0" w:space="0" w:color="auto"/>
            <w:right w:val="none" w:sz="0" w:space="0" w:color="auto"/>
          </w:divBdr>
        </w:div>
        <w:div w:id="1951277789">
          <w:marLeft w:val="0"/>
          <w:marRight w:val="0"/>
          <w:marTop w:val="0"/>
          <w:marBottom w:val="0"/>
          <w:divBdr>
            <w:top w:val="none" w:sz="0" w:space="0" w:color="auto"/>
            <w:left w:val="none" w:sz="0" w:space="0" w:color="auto"/>
            <w:bottom w:val="none" w:sz="0" w:space="0" w:color="auto"/>
            <w:right w:val="none" w:sz="0" w:space="0" w:color="auto"/>
          </w:divBdr>
        </w:div>
        <w:div w:id="2050035252">
          <w:marLeft w:val="0"/>
          <w:marRight w:val="0"/>
          <w:marTop w:val="0"/>
          <w:marBottom w:val="0"/>
          <w:divBdr>
            <w:top w:val="none" w:sz="0" w:space="0" w:color="auto"/>
            <w:left w:val="none" w:sz="0" w:space="0" w:color="auto"/>
            <w:bottom w:val="none" w:sz="0" w:space="0" w:color="auto"/>
            <w:right w:val="none" w:sz="0" w:space="0" w:color="auto"/>
          </w:divBdr>
        </w:div>
        <w:div w:id="2083092216">
          <w:marLeft w:val="0"/>
          <w:marRight w:val="0"/>
          <w:marTop w:val="0"/>
          <w:marBottom w:val="0"/>
          <w:divBdr>
            <w:top w:val="none" w:sz="0" w:space="0" w:color="auto"/>
            <w:left w:val="none" w:sz="0" w:space="0" w:color="auto"/>
            <w:bottom w:val="none" w:sz="0" w:space="0" w:color="auto"/>
            <w:right w:val="none" w:sz="0" w:space="0" w:color="auto"/>
          </w:divBdr>
        </w:div>
      </w:divsChild>
    </w:div>
    <w:div w:id="219175436">
      <w:bodyDiv w:val="1"/>
      <w:marLeft w:val="0"/>
      <w:marRight w:val="0"/>
      <w:marTop w:val="0"/>
      <w:marBottom w:val="0"/>
      <w:divBdr>
        <w:top w:val="none" w:sz="0" w:space="0" w:color="auto"/>
        <w:left w:val="none" w:sz="0" w:space="0" w:color="auto"/>
        <w:bottom w:val="none" w:sz="0" w:space="0" w:color="auto"/>
        <w:right w:val="none" w:sz="0" w:space="0" w:color="auto"/>
      </w:divBdr>
      <w:divsChild>
        <w:div w:id="1085296826">
          <w:marLeft w:val="640"/>
          <w:marRight w:val="0"/>
          <w:marTop w:val="0"/>
          <w:marBottom w:val="0"/>
          <w:divBdr>
            <w:top w:val="none" w:sz="0" w:space="0" w:color="auto"/>
            <w:left w:val="none" w:sz="0" w:space="0" w:color="auto"/>
            <w:bottom w:val="none" w:sz="0" w:space="0" w:color="auto"/>
            <w:right w:val="none" w:sz="0" w:space="0" w:color="auto"/>
          </w:divBdr>
        </w:div>
      </w:divsChild>
    </w:div>
    <w:div w:id="227500777">
      <w:bodyDiv w:val="1"/>
      <w:marLeft w:val="0"/>
      <w:marRight w:val="0"/>
      <w:marTop w:val="0"/>
      <w:marBottom w:val="0"/>
      <w:divBdr>
        <w:top w:val="none" w:sz="0" w:space="0" w:color="auto"/>
        <w:left w:val="none" w:sz="0" w:space="0" w:color="auto"/>
        <w:bottom w:val="none" w:sz="0" w:space="0" w:color="auto"/>
        <w:right w:val="none" w:sz="0" w:space="0" w:color="auto"/>
      </w:divBdr>
      <w:divsChild>
        <w:div w:id="35938271">
          <w:marLeft w:val="0"/>
          <w:marRight w:val="0"/>
          <w:marTop w:val="0"/>
          <w:marBottom w:val="0"/>
          <w:divBdr>
            <w:top w:val="none" w:sz="0" w:space="0" w:color="auto"/>
            <w:left w:val="none" w:sz="0" w:space="0" w:color="auto"/>
            <w:bottom w:val="none" w:sz="0" w:space="0" w:color="auto"/>
            <w:right w:val="none" w:sz="0" w:space="0" w:color="auto"/>
          </w:divBdr>
        </w:div>
        <w:div w:id="85153566">
          <w:marLeft w:val="0"/>
          <w:marRight w:val="0"/>
          <w:marTop w:val="0"/>
          <w:marBottom w:val="0"/>
          <w:divBdr>
            <w:top w:val="none" w:sz="0" w:space="0" w:color="auto"/>
            <w:left w:val="none" w:sz="0" w:space="0" w:color="auto"/>
            <w:bottom w:val="none" w:sz="0" w:space="0" w:color="auto"/>
            <w:right w:val="none" w:sz="0" w:space="0" w:color="auto"/>
          </w:divBdr>
        </w:div>
        <w:div w:id="140774373">
          <w:marLeft w:val="0"/>
          <w:marRight w:val="0"/>
          <w:marTop w:val="0"/>
          <w:marBottom w:val="0"/>
          <w:divBdr>
            <w:top w:val="none" w:sz="0" w:space="0" w:color="auto"/>
            <w:left w:val="none" w:sz="0" w:space="0" w:color="auto"/>
            <w:bottom w:val="none" w:sz="0" w:space="0" w:color="auto"/>
            <w:right w:val="none" w:sz="0" w:space="0" w:color="auto"/>
          </w:divBdr>
        </w:div>
        <w:div w:id="215354788">
          <w:marLeft w:val="0"/>
          <w:marRight w:val="0"/>
          <w:marTop w:val="0"/>
          <w:marBottom w:val="0"/>
          <w:divBdr>
            <w:top w:val="none" w:sz="0" w:space="0" w:color="auto"/>
            <w:left w:val="none" w:sz="0" w:space="0" w:color="auto"/>
            <w:bottom w:val="none" w:sz="0" w:space="0" w:color="auto"/>
            <w:right w:val="none" w:sz="0" w:space="0" w:color="auto"/>
          </w:divBdr>
        </w:div>
        <w:div w:id="296104407">
          <w:marLeft w:val="0"/>
          <w:marRight w:val="0"/>
          <w:marTop w:val="0"/>
          <w:marBottom w:val="0"/>
          <w:divBdr>
            <w:top w:val="none" w:sz="0" w:space="0" w:color="auto"/>
            <w:left w:val="none" w:sz="0" w:space="0" w:color="auto"/>
            <w:bottom w:val="none" w:sz="0" w:space="0" w:color="auto"/>
            <w:right w:val="none" w:sz="0" w:space="0" w:color="auto"/>
          </w:divBdr>
        </w:div>
        <w:div w:id="351880480">
          <w:marLeft w:val="0"/>
          <w:marRight w:val="0"/>
          <w:marTop w:val="0"/>
          <w:marBottom w:val="0"/>
          <w:divBdr>
            <w:top w:val="none" w:sz="0" w:space="0" w:color="auto"/>
            <w:left w:val="none" w:sz="0" w:space="0" w:color="auto"/>
            <w:bottom w:val="none" w:sz="0" w:space="0" w:color="auto"/>
            <w:right w:val="none" w:sz="0" w:space="0" w:color="auto"/>
          </w:divBdr>
        </w:div>
        <w:div w:id="759257887">
          <w:marLeft w:val="0"/>
          <w:marRight w:val="0"/>
          <w:marTop w:val="0"/>
          <w:marBottom w:val="0"/>
          <w:divBdr>
            <w:top w:val="none" w:sz="0" w:space="0" w:color="auto"/>
            <w:left w:val="none" w:sz="0" w:space="0" w:color="auto"/>
            <w:bottom w:val="none" w:sz="0" w:space="0" w:color="auto"/>
            <w:right w:val="none" w:sz="0" w:space="0" w:color="auto"/>
          </w:divBdr>
        </w:div>
        <w:div w:id="802768874">
          <w:marLeft w:val="0"/>
          <w:marRight w:val="0"/>
          <w:marTop w:val="0"/>
          <w:marBottom w:val="0"/>
          <w:divBdr>
            <w:top w:val="none" w:sz="0" w:space="0" w:color="auto"/>
            <w:left w:val="none" w:sz="0" w:space="0" w:color="auto"/>
            <w:bottom w:val="none" w:sz="0" w:space="0" w:color="auto"/>
            <w:right w:val="none" w:sz="0" w:space="0" w:color="auto"/>
          </w:divBdr>
        </w:div>
        <w:div w:id="1408335651">
          <w:marLeft w:val="0"/>
          <w:marRight w:val="0"/>
          <w:marTop w:val="0"/>
          <w:marBottom w:val="0"/>
          <w:divBdr>
            <w:top w:val="none" w:sz="0" w:space="0" w:color="auto"/>
            <w:left w:val="none" w:sz="0" w:space="0" w:color="auto"/>
            <w:bottom w:val="none" w:sz="0" w:space="0" w:color="auto"/>
            <w:right w:val="none" w:sz="0" w:space="0" w:color="auto"/>
          </w:divBdr>
        </w:div>
        <w:div w:id="1673678091">
          <w:marLeft w:val="0"/>
          <w:marRight w:val="0"/>
          <w:marTop w:val="0"/>
          <w:marBottom w:val="0"/>
          <w:divBdr>
            <w:top w:val="none" w:sz="0" w:space="0" w:color="auto"/>
            <w:left w:val="none" w:sz="0" w:space="0" w:color="auto"/>
            <w:bottom w:val="none" w:sz="0" w:space="0" w:color="auto"/>
            <w:right w:val="none" w:sz="0" w:space="0" w:color="auto"/>
          </w:divBdr>
        </w:div>
        <w:div w:id="1706057845">
          <w:marLeft w:val="0"/>
          <w:marRight w:val="0"/>
          <w:marTop w:val="0"/>
          <w:marBottom w:val="0"/>
          <w:divBdr>
            <w:top w:val="none" w:sz="0" w:space="0" w:color="auto"/>
            <w:left w:val="none" w:sz="0" w:space="0" w:color="auto"/>
            <w:bottom w:val="none" w:sz="0" w:space="0" w:color="auto"/>
            <w:right w:val="none" w:sz="0" w:space="0" w:color="auto"/>
          </w:divBdr>
        </w:div>
        <w:div w:id="1769541590">
          <w:marLeft w:val="0"/>
          <w:marRight w:val="0"/>
          <w:marTop w:val="0"/>
          <w:marBottom w:val="0"/>
          <w:divBdr>
            <w:top w:val="none" w:sz="0" w:space="0" w:color="auto"/>
            <w:left w:val="none" w:sz="0" w:space="0" w:color="auto"/>
            <w:bottom w:val="none" w:sz="0" w:space="0" w:color="auto"/>
            <w:right w:val="none" w:sz="0" w:space="0" w:color="auto"/>
          </w:divBdr>
        </w:div>
      </w:divsChild>
    </w:div>
    <w:div w:id="249658392">
      <w:bodyDiv w:val="1"/>
      <w:marLeft w:val="0"/>
      <w:marRight w:val="0"/>
      <w:marTop w:val="0"/>
      <w:marBottom w:val="0"/>
      <w:divBdr>
        <w:top w:val="none" w:sz="0" w:space="0" w:color="auto"/>
        <w:left w:val="none" w:sz="0" w:space="0" w:color="auto"/>
        <w:bottom w:val="none" w:sz="0" w:space="0" w:color="auto"/>
        <w:right w:val="none" w:sz="0" w:space="0" w:color="auto"/>
      </w:divBdr>
      <w:divsChild>
        <w:div w:id="36512155">
          <w:marLeft w:val="0"/>
          <w:marRight w:val="0"/>
          <w:marTop w:val="0"/>
          <w:marBottom w:val="0"/>
          <w:divBdr>
            <w:top w:val="none" w:sz="0" w:space="0" w:color="auto"/>
            <w:left w:val="none" w:sz="0" w:space="0" w:color="auto"/>
            <w:bottom w:val="none" w:sz="0" w:space="0" w:color="auto"/>
            <w:right w:val="none" w:sz="0" w:space="0" w:color="auto"/>
          </w:divBdr>
        </w:div>
        <w:div w:id="353458736">
          <w:marLeft w:val="0"/>
          <w:marRight w:val="0"/>
          <w:marTop w:val="0"/>
          <w:marBottom w:val="0"/>
          <w:divBdr>
            <w:top w:val="none" w:sz="0" w:space="0" w:color="auto"/>
            <w:left w:val="none" w:sz="0" w:space="0" w:color="auto"/>
            <w:bottom w:val="none" w:sz="0" w:space="0" w:color="auto"/>
            <w:right w:val="none" w:sz="0" w:space="0" w:color="auto"/>
          </w:divBdr>
        </w:div>
        <w:div w:id="508373478">
          <w:marLeft w:val="0"/>
          <w:marRight w:val="0"/>
          <w:marTop w:val="0"/>
          <w:marBottom w:val="0"/>
          <w:divBdr>
            <w:top w:val="none" w:sz="0" w:space="0" w:color="auto"/>
            <w:left w:val="none" w:sz="0" w:space="0" w:color="auto"/>
            <w:bottom w:val="none" w:sz="0" w:space="0" w:color="auto"/>
            <w:right w:val="none" w:sz="0" w:space="0" w:color="auto"/>
          </w:divBdr>
        </w:div>
        <w:div w:id="534578883">
          <w:marLeft w:val="0"/>
          <w:marRight w:val="0"/>
          <w:marTop w:val="0"/>
          <w:marBottom w:val="0"/>
          <w:divBdr>
            <w:top w:val="none" w:sz="0" w:space="0" w:color="auto"/>
            <w:left w:val="none" w:sz="0" w:space="0" w:color="auto"/>
            <w:bottom w:val="none" w:sz="0" w:space="0" w:color="auto"/>
            <w:right w:val="none" w:sz="0" w:space="0" w:color="auto"/>
          </w:divBdr>
        </w:div>
        <w:div w:id="861624539">
          <w:marLeft w:val="0"/>
          <w:marRight w:val="0"/>
          <w:marTop w:val="0"/>
          <w:marBottom w:val="0"/>
          <w:divBdr>
            <w:top w:val="none" w:sz="0" w:space="0" w:color="auto"/>
            <w:left w:val="none" w:sz="0" w:space="0" w:color="auto"/>
            <w:bottom w:val="none" w:sz="0" w:space="0" w:color="auto"/>
            <w:right w:val="none" w:sz="0" w:space="0" w:color="auto"/>
          </w:divBdr>
        </w:div>
        <w:div w:id="1095593854">
          <w:marLeft w:val="0"/>
          <w:marRight w:val="0"/>
          <w:marTop w:val="0"/>
          <w:marBottom w:val="0"/>
          <w:divBdr>
            <w:top w:val="none" w:sz="0" w:space="0" w:color="auto"/>
            <w:left w:val="none" w:sz="0" w:space="0" w:color="auto"/>
            <w:bottom w:val="none" w:sz="0" w:space="0" w:color="auto"/>
            <w:right w:val="none" w:sz="0" w:space="0" w:color="auto"/>
          </w:divBdr>
        </w:div>
        <w:div w:id="1309356837">
          <w:marLeft w:val="0"/>
          <w:marRight w:val="0"/>
          <w:marTop w:val="0"/>
          <w:marBottom w:val="0"/>
          <w:divBdr>
            <w:top w:val="none" w:sz="0" w:space="0" w:color="auto"/>
            <w:left w:val="none" w:sz="0" w:space="0" w:color="auto"/>
            <w:bottom w:val="none" w:sz="0" w:space="0" w:color="auto"/>
            <w:right w:val="none" w:sz="0" w:space="0" w:color="auto"/>
          </w:divBdr>
        </w:div>
        <w:div w:id="1365131488">
          <w:marLeft w:val="0"/>
          <w:marRight w:val="0"/>
          <w:marTop w:val="0"/>
          <w:marBottom w:val="0"/>
          <w:divBdr>
            <w:top w:val="none" w:sz="0" w:space="0" w:color="auto"/>
            <w:left w:val="none" w:sz="0" w:space="0" w:color="auto"/>
            <w:bottom w:val="none" w:sz="0" w:space="0" w:color="auto"/>
            <w:right w:val="none" w:sz="0" w:space="0" w:color="auto"/>
          </w:divBdr>
        </w:div>
        <w:div w:id="1611007039">
          <w:marLeft w:val="0"/>
          <w:marRight w:val="0"/>
          <w:marTop w:val="0"/>
          <w:marBottom w:val="0"/>
          <w:divBdr>
            <w:top w:val="none" w:sz="0" w:space="0" w:color="auto"/>
            <w:left w:val="none" w:sz="0" w:space="0" w:color="auto"/>
            <w:bottom w:val="none" w:sz="0" w:space="0" w:color="auto"/>
            <w:right w:val="none" w:sz="0" w:space="0" w:color="auto"/>
          </w:divBdr>
        </w:div>
        <w:div w:id="1729113985">
          <w:marLeft w:val="0"/>
          <w:marRight w:val="0"/>
          <w:marTop w:val="0"/>
          <w:marBottom w:val="0"/>
          <w:divBdr>
            <w:top w:val="none" w:sz="0" w:space="0" w:color="auto"/>
            <w:left w:val="none" w:sz="0" w:space="0" w:color="auto"/>
            <w:bottom w:val="none" w:sz="0" w:space="0" w:color="auto"/>
            <w:right w:val="none" w:sz="0" w:space="0" w:color="auto"/>
          </w:divBdr>
        </w:div>
        <w:div w:id="1845900372">
          <w:marLeft w:val="0"/>
          <w:marRight w:val="0"/>
          <w:marTop w:val="0"/>
          <w:marBottom w:val="0"/>
          <w:divBdr>
            <w:top w:val="none" w:sz="0" w:space="0" w:color="auto"/>
            <w:left w:val="none" w:sz="0" w:space="0" w:color="auto"/>
            <w:bottom w:val="none" w:sz="0" w:space="0" w:color="auto"/>
            <w:right w:val="none" w:sz="0" w:space="0" w:color="auto"/>
          </w:divBdr>
        </w:div>
        <w:div w:id="1949700873">
          <w:marLeft w:val="0"/>
          <w:marRight w:val="0"/>
          <w:marTop w:val="0"/>
          <w:marBottom w:val="0"/>
          <w:divBdr>
            <w:top w:val="none" w:sz="0" w:space="0" w:color="auto"/>
            <w:left w:val="none" w:sz="0" w:space="0" w:color="auto"/>
            <w:bottom w:val="none" w:sz="0" w:space="0" w:color="auto"/>
            <w:right w:val="none" w:sz="0" w:space="0" w:color="auto"/>
          </w:divBdr>
        </w:div>
        <w:div w:id="2069259071">
          <w:marLeft w:val="0"/>
          <w:marRight w:val="0"/>
          <w:marTop w:val="0"/>
          <w:marBottom w:val="0"/>
          <w:divBdr>
            <w:top w:val="none" w:sz="0" w:space="0" w:color="auto"/>
            <w:left w:val="none" w:sz="0" w:space="0" w:color="auto"/>
            <w:bottom w:val="none" w:sz="0" w:space="0" w:color="auto"/>
            <w:right w:val="none" w:sz="0" w:space="0" w:color="auto"/>
          </w:divBdr>
        </w:div>
        <w:div w:id="2134132048">
          <w:marLeft w:val="0"/>
          <w:marRight w:val="0"/>
          <w:marTop w:val="0"/>
          <w:marBottom w:val="0"/>
          <w:divBdr>
            <w:top w:val="none" w:sz="0" w:space="0" w:color="auto"/>
            <w:left w:val="none" w:sz="0" w:space="0" w:color="auto"/>
            <w:bottom w:val="none" w:sz="0" w:space="0" w:color="auto"/>
            <w:right w:val="none" w:sz="0" w:space="0" w:color="auto"/>
          </w:divBdr>
        </w:div>
      </w:divsChild>
    </w:div>
    <w:div w:id="255679660">
      <w:bodyDiv w:val="1"/>
      <w:marLeft w:val="0"/>
      <w:marRight w:val="0"/>
      <w:marTop w:val="0"/>
      <w:marBottom w:val="0"/>
      <w:divBdr>
        <w:top w:val="none" w:sz="0" w:space="0" w:color="auto"/>
        <w:left w:val="none" w:sz="0" w:space="0" w:color="auto"/>
        <w:bottom w:val="none" w:sz="0" w:space="0" w:color="auto"/>
        <w:right w:val="none" w:sz="0" w:space="0" w:color="auto"/>
      </w:divBdr>
      <w:divsChild>
        <w:div w:id="25302415">
          <w:marLeft w:val="0"/>
          <w:marRight w:val="0"/>
          <w:marTop w:val="0"/>
          <w:marBottom w:val="0"/>
          <w:divBdr>
            <w:top w:val="none" w:sz="0" w:space="0" w:color="auto"/>
            <w:left w:val="none" w:sz="0" w:space="0" w:color="auto"/>
            <w:bottom w:val="none" w:sz="0" w:space="0" w:color="auto"/>
            <w:right w:val="none" w:sz="0" w:space="0" w:color="auto"/>
          </w:divBdr>
        </w:div>
        <w:div w:id="69474888">
          <w:marLeft w:val="0"/>
          <w:marRight w:val="0"/>
          <w:marTop w:val="0"/>
          <w:marBottom w:val="0"/>
          <w:divBdr>
            <w:top w:val="none" w:sz="0" w:space="0" w:color="auto"/>
            <w:left w:val="none" w:sz="0" w:space="0" w:color="auto"/>
            <w:bottom w:val="none" w:sz="0" w:space="0" w:color="auto"/>
            <w:right w:val="none" w:sz="0" w:space="0" w:color="auto"/>
          </w:divBdr>
        </w:div>
        <w:div w:id="86119075">
          <w:marLeft w:val="0"/>
          <w:marRight w:val="0"/>
          <w:marTop w:val="0"/>
          <w:marBottom w:val="0"/>
          <w:divBdr>
            <w:top w:val="none" w:sz="0" w:space="0" w:color="auto"/>
            <w:left w:val="none" w:sz="0" w:space="0" w:color="auto"/>
            <w:bottom w:val="none" w:sz="0" w:space="0" w:color="auto"/>
            <w:right w:val="none" w:sz="0" w:space="0" w:color="auto"/>
          </w:divBdr>
        </w:div>
        <w:div w:id="99956428">
          <w:marLeft w:val="0"/>
          <w:marRight w:val="0"/>
          <w:marTop w:val="0"/>
          <w:marBottom w:val="0"/>
          <w:divBdr>
            <w:top w:val="none" w:sz="0" w:space="0" w:color="auto"/>
            <w:left w:val="none" w:sz="0" w:space="0" w:color="auto"/>
            <w:bottom w:val="none" w:sz="0" w:space="0" w:color="auto"/>
            <w:right w:val="none" w:sz="0" w:space="0" w:color="auto"/>
          </w:divBdr>
        </w:div>
        <w:div w:id="105005061">
          <w:marLeft w:val="0"/>
          <w:marRight w:val="0"/>
          <w:marTop w:val="0"/>
          <w:marBottom w:val="0"/>
          <w:divBdr>
            <w:top w:val="none" w:sz="0" w:space="0" w:color="auto"/>
            <w:left w:val="none" w:sz="0" w:space="0" w:color="auto"/>
            <w:bottom w:val="none" w:sz="0" w:space="0" w:color="auto"/>
            <w:right w:val="none" w:sz="0" w:space="0" w:color="auto"/>
          </w:divBdr>
        </w:div>
        <w:div w:id="245186989">
          <w:marLeft w:val="0"/>
          <w:marRight w:val="0"/>
          <w:marTop w:val="0"/>
          <w:marBottom w:val="0"/>
          <w:divBdr>
            <w:top w:val="none" w:sz="0" w:space="0" w:color="auto"/>
            <w:left w:val="none" w:sz="0" w:space="0" w:color="auto"/>
            <w:bottom w:val="none" w:sz="0" w:space="0" w:color="auto"/>
            <w:right w:val="none" w:sz="0" w:space="0" w:color="auto"/>
          </w:divBdr>
        </w:div>
        <w:div w:id="330914610">
          <w:marLeft w:val="0"/>
          <w:marRight w:val="0"/>
          <w:marTop w:val="0"/>
          <w:marBottom w:val="0"/>
          <w:divBdr>
            <w:top w:val="none" w:sz="0" w:space="0" w:color="auto"/>
            <w:left w:val="none" w:sz="0" w:space="0" w:color="auto"/>
            <w:bottom w:val="none" w:sz="0" w:space="0" w:color="auto"/>
            <w:right w:val="none" w:sz="0" w:space="0" w:color="auto"/>
          </w:divBdr>
        </w:div>
        <w:div w:id="380132241">
          <w:marLeft w:val="0"/>
          <w:marRight w:val="0"/>
          <w:marTop w:val="0"/>
          <w:marBottom w:val="0"/>
          <w:divBdr>
            <w:top w:val="none" w:sz="0" w:space="0" w:color="auto"/>
            <w:left w:val="none" w:sz="0" w:space="0" w:color="auto"/>
            <w:bottom w:val="none" w:sz="0" w:space="0" w:color="auto"/>
            <w:right w:val="none" w:sz="0" w:space="0" w:color="auto"/>
          </w:divBdr>
        </w:div>
        <w:div w:id="553397221">
          <w:marLeft w:val="0"/>
          <w:marRight w:val="0"/>
          <w:marTop w:val="0"/>
          <w:marBottom w:val="0"/>
          <w:divBdr>
            <w:top w:val="none" w:sz="0" w:space="0" w:color="auto"/>
            <w:left w:val="none" w:sz="0" w:space="0" w:color="auto"/>
            <w:bottom w:val="none" w:sz="0" w:space="0" w:color="auto"/>
            <w:right w:val="none" w:sz="0" w:space="0" w:color="auto"/>
          </w:divBdr>
        </w:div>
        <w:div w:id="967591748">
          <w:marLeft w:val="0"/>
          <w:marRight w:val="0"/>
          <w:marTop w:val="0"/>
          <w:marBottom w:val="0"/>
          <w:divBdr>
            <w:top w:val="none" w:sz="0" w:space="0" w:color="auto"/>
            <w:left w:val="none" w:sz="0" w:space="0" w:color="auto"/>
            <w:bottom w:val="none" w:sz="0" w:space="0" w:color="auto"/>
            <w:right w:val="none" w:sz="0" w:space="0" w:color="auto"/>
          </w:divBdr>
        </w:div>
        <w:div w:id="1027557936">
          <w:marLeft w:val="0"/>
          <w:marRight w:val="0"/>
          <w:marTop w:val="0"/>
          <w:marBottom w:val="0"/>
          <w:divBdr>
            <w:top w:val="none" w:sz="0" w:space="0" w:color="auto"/>
            <w:left w:val="none" w:sz="0" w:space="0" w:color="auto"/>
            <w:bottom w:val="none" w:sz="0" w:space="0" w:color="auto"/>
            <w:right w:val="none" w:sz="0" w:space="0" w:color="auto"/>
          </w:divBdr>
        </w:div>
        <w:div w:id="1147435443">
          <w:marLeft w:val="0"/>
          <w:marRight w:val="0"/>
          <w:marTop w:val="0"/>
          <w:marBottom w:val="0"/>
          <w:divBdr>
            <w:top w:val="none" w:sz="0" w:space="0" w:color="auto"/>
            <w:left w:val="none" w:sz="0" w:space="0" w:color="auto"/>
            <w:bottom w:val="none" w:sz="0" w:space="0" w:color="auto"/>
            <w:right w:val="none" w:sz="0" w:space="0" w:color="auto"/>
          </w:divBdr>
        </w:div>
        <w:div w:id="1477069665">
          <w:marLeft w:val="0"/>
          <w:marRight w:val="0"/>
          <w:marTop w:val="0"/>
          <w:marBottom w:val="0"/>
          <w:divBdr>
            <w:top w:val="none" w:sz="0" w:space="0" w:color="auto"/>
            <w:left w:val="none" w:sz="0" w:space="0" w:color="auto"/>
            <w:bottom w:val="none" w:sz="0" w:space="0" w:color="auto"/>
            <w:right w:val="none" w:sz="0" w:space="0" w:color="auto"/>
          </w:divBdr>
        </w:div>
        <w:div w:id="1797990052">
          <w:marLeft w:val="0"/>
          <w:marRight w:val="0"/>
          <w:marTop w:val="0"/>
          <w:marBottom w:val="0"/>
          <w:divBdr>
            <w:top w:val="none" w:sz="0" w:space="0" w:color="auto"/>
            <w:left w:val="none" w:sz="0" w:space="0" w:color="auto"/>
            <w:bottom w:val="none" w:sz="0" w:space="0" w:color="auto"/>
            <w:right w:val="none" w:sz="0" w:space="0" w:color="auto"/>
          </w:divBdr>
        </w:div>
        <w:div w:id="1835418112">
          <w:marLeft w:val="0"/>
          <w:marRight w:val="0"/>
          <w:marTop w:val="0"/>
          <w:marBottom w:val="0"/>
          <w:divBdr>
            <w:top w:val="none" w:sz="0" w:space="0" w:color="auto"/>
            <w:left w:val="none" w:sz="0" w:space="0" w:color="auto"/>
            <w:bottom w:val="none" w:sz="0" w:space="0" w:color="auto"/>
            <w:right w:val="none" w:sz="0" w:space="0" w:color="auto"/>
          </w:divBdr>
        </w:div>
        <w:div w:id="1931308799">
          <w:marLeft w:val="0"/>
          <w:marRight w:val="0"/>
          <w:marTop w:val="0"/>
          <w:marBottom w:val="0"/>
          <w:divBdr>
            <w:top w:val="none" w:sz="0" w:space="0" w:color="auto"/>
            <w:left w:val="none" w:sz="0" w:space="0" w:color="auto"/>
            <w:bottom w:val="none" w:sz="0" w:space="0" w:color="auto"/>
            <w:right w:val="none" w:sz="0" w:space="0" w:color="auto"/>
          </w:divBdr>
        </w:div>
      </w:divsChild>
    </w:div>
    <w:div w:id="508256123">
      <w:bodyDiv w:val="1"/>
      <w:marLeft w:val="0"/>
      <w:marRight w:val="0"/>
      <w:marTop w:val="0"/>
      <w:marBottom w:val="0"/>
      <w:divBdr>
        <w:top w:val="none" w:sz="0" w:space="0" w:color="auto"/>
        <w:left w:val="none" w:sz="0" w:space="0" w:color="auto"/>
        <w:bottom w:val="none" w:sz="0" w:space="0" w:color="auto"/>
        <w:right w:val="none" w:sz="0" w:space="0" w:color="auto"/>
      </w:divBdr>
      <w:divsChild>
        <w:div w:id="271204884">
          <w:marLeft w:val="0"/>
          <w:marRight w:val="0"/>
          <w:marTop w:val="0"/>
          <w:marBottom w:val="0"/>
          <w:divBdr>
            <w:top w:val="none" w:sz="0" w:space="0" w:color="auto"/>
            <w:left w:val="none" w:sz="0" w:space="0" w:color="auto"/>
            <w:bottom w:val="none" w:sz="0" w:space="0" w:color="auto"/>
            <w:right w:val="none" w:sz="0" w:space="0" w:color="auto"/>
          </w:divBdr>
        </w:div>
        <w:div w:id="326328374">
          <w:marLeft w:val="0"/>
          <w:marRight w:val="0"/>
          <w:marTop w:val="0"/>
          <w:marBottom w:val="0"/>
          <w:divBdr>
            <w:top w:val="none" w:sz="0" w:space="0" w:color="auto"/>
            <w:left w:val="none" w:sz="0" w:space="0" w:color="auto"/>
            <w:bottom w:val="none" w:sz="0" w:space="0" w:color="auto"/>
            <w:right w:val="none" w:sz="0" w:space="0" w:color="auto"/>
          </w:divBdr>
        </w:div>
        <w:div w:id="682171181">
          <w:marLeft w:val="0"/>
          <w:marRight w:val="0"/>
          <w:marTop w:val="0"/>
          <w:marBottom w:val="0"/>
          <w:divBdr>
            <w:top w:val="none" w:sz="0" w:space="0" w:color="auto"/>
            <w:left w:val="none" w:sz="0" w:space="0" w:color="auto"/>
            <w:bottom w:val="none" w:sz="0" w:space="0" w:color="auto"/>
            <w:right w:val="none" w:sz="0" w:space="0" w:color="auto"/>
          </w:divBdr>
        </w:div>
        <w:div w:id="685641509">
          <w:marLeft w:val="0"/>
          <w:marRight w:val="0"/>
          <w:marTop w:val="0"/>
          <w:marBottom w:val="0"/>
          <w:divBdr>
            <w:top w:val="none" w:sz="0" w:space="0" w:color="auto"/>
            <w:left w:val="none" w:sz="0" w:space="0" w:color="auto"/>
            <w:bottom w:val="none" w:sz="0" w:space="0" w:color="auto"/>
            <w:right w:val="none" w:sz="0" w:space="0" w:color="auto"/>
          </w:divBdr>
        </w:div>
        <w:div w:id="1168981183">
          <w:marLeft w:val="0"/>
          <w:marRight w:val="0"/>
          <w:marTop w:val="0"/>
          <w:marBottom w:val="0"/>
          <w:divBdr>
            <w:top w:val="none" w:sz="0" w:space="0" w:color="auto"/>
            <w:left w:val="none" w:sz="0" w:space="0" w:color="auto"/>
            <w:bottom w:val="none" w:sz="0" w:space="0" w:color="auto"/>
            <w:right w:val="none" w:sz="0" w:space="0" w:color="auto"/>
          </w:divBdr>
        </w:div>
        <w:div w:id="2101175384">
          <w:marLeft w:val="0"/>
          <w:marRight w:val="0"/>
          <w:marTop w:val="0"/>
          <w:marBottom w:val="0"/>
          <w:divBdr>
            <w:top w:val="none" w:sz="0" w:space="0" w:color="auto"/>
            <w:left w:val="none" w:sz="0" w:space="0" w:color="auto"/>
            <w:bottom w:val="none" w:sz="0" w:space="0" w:color="auto"/>
            <w:right w:val="none" w:sz="0" w:space="0" w:color="auto"/>
          </w:divBdr>
        </w:div>
      </w:divsChild>
    </w:div>
    <w:div w:id="533468904">
      <w:bodyDiv w:val="1"/>
      <w:marLeft w:val="0"/>
      <w:marRight w:val="0"/>
      <w:marTop w:val="0"/>
      <w:marBottom w:val="0"/>
      <w:divBdr>
        <w:top w:val="none" w:sz="0" w:space="0" w:color="auto"/>
        <w:left w:val="none" w:sz="0" w:space="0" w:color="auto"/>
        <w:bottom w:val="none" w:sz="0" w:space="0" w:color="auto"/>
        <w:right w:val="none" w:sz="0" w:space="0" w:color="auto"/>
      </w:divBdr>
    </w:div>
    <w:div w:id="553734467">
      <w:bodyDiv w:val="1"/>
      <w:marLeft w:val="0"/>
      <w:marRight w:val="0"/>
      <w:marTop w:val="0"/>
      <w:marBottom w:val="0"/>
      <w:divBdr>
        <w:top w:val="none" w:sz="0" w:space="0" w:color="auto"/>
        <w:left w:val="none" w:sz="0" w:space="0" w:color="auto"/>
        <w:bottom w:val="none" w:sz="0" w:space="0" w:color="auto"/>
        <w:right w:val="none" w:sz="0" w:space="0" w:color="auto"/>
      </w:divBdr>
      <w:divsChild>
        <w:div w:id="62070998">
          <w:marLeft w:val="0"/>
          <w:marRight w:val="0"/>
          <w:marTop w:val="0"/>
          <w:marBottom w:val="0"/>
          <w:divBdr>
            <w:top w:val="none" w:sz="0" w:space="0" w:color="auto"/>
            <w:left w:val="none" w:sz="0" w:space="0" w:color="auto"/>
            <w:bottom w:val="none" w:sz="0" w:space="0" w:color="auto"/>
            <w:right w:val="none" w:sz="0" w:space="0" w:color="auto"/>
          </w:divBdr>
        </w:div>
        <w:div w:id="193538839">
          <w:marLeft w:val="0"/>
          <w:marRight w:val="0"/>
          <w:marTop w:val="0"/>
          <w:marBottom w:val="0"/>
          <w:divBdr>
            <w:top w:val="none" w:sz="0" w:space="0" w:color="auto"/>
            <w:left w:val="none" w:sz="0" w:space="0" w:color="auto"/>
            <w:bottom w:val="none" w:sz="0" w:space="0" w:color="auto"/>
            <w:right w:val="none" w:sz="0" w:space="0" w:color="auto"/>
          </w:divBdr>
        </w:div>
        <w:div w:id="539785891">
          <w:marLeft w:val="0"/>
          <w:marRight w:val="0"/>
          <w:marTop w:val="0"/>
          <w:marBottom w:val="0"/>
          <w:divBdr>
            <w:top w:val="none" w:sz="0" w:space="0" w:color="auto"/>
            <w:left w:val="none" w:sz="0" w:space="0" w:color="auto"/>
            <w:bottom w:val="none" w:sz="0" w:space="0" w:color="auto"/>
            <w:right w:val="none" w:sz="0" w:space="0" w:color="auto"/>
          </w:divBdr>
        </w:div>
        <w:div w:id="587425962">
          <w:marLeft w:val="0"/>
          <w:marRight w:val="0"/>
          <w:marTop w:val="0"/>
          <w:marBottom w:val="0"/>
          <w:divBdr>
            <w:top w:val="none" w:sz="0" w:space="0" w:color="auto"/>
            <w:left w:val="none" w:sz="0" w:space="0" w:color="auto"/>
            <w:bottom w:val="none" w:sz="0" w:space="0" w:color="auto"/>
            <w:right w:val="none" w:sz="0" w:space="0" w:color="auto"/>
          </w:divBdr>
        </w:div>
        <w:div w:id="700516054">
          <w:marLeft w:val="0"/>
          <w:marRight w:val="0"/>
          <w:marTop w:val="0"/>
          <w:marBottom w:val="0"/>
          <w:divBdr>
            <w:top w:val="none" w:sz="0" w:space="0" w:color="auto"/>
            <w:left w:val="none" w:sz="0" w:space="0" w:color="auto"/>
            <w:bottom w:val="none" w:sz="0" w:space="0" w:color="auto"/>
            <w:right w:val="none" w:sz="0" w:space="0" w:color="auto"/>
          </w:divBdr>
        </w:div>
        <w:div w:id="1189100658">
          <w:marLeft w:val="0"/>
          <w:marRight w:val="0"/>
          <w:marTop w:val="0"/>
          <w:marBottom w:val="0"/>
          <w:divBdr>
            <w:top w:val="none" w:sz="0" w:space="0" w:color="auto"/>
            <w:left w:val="none" w:sz="0" w:space="0" w:color="auto"/>
            <w:bottom w:val="none" w:sz="0" w:space="0" w:color="auto"/>
            <w:right w:val="none" w:sz="0" w:space="0" w:color="auto"/>
          </w:divBdr>
        </w:div>
        <w:div w:id="1312249228">
          <w:marLeft w:val="0"/>
          <w:marRight w:val="0"/>
          <w:marTop w:val="0"/>
          <w:marBottom w:val="0"/>
          <w:divBdr>
            <w:top w:val="none" w:sz="0" w:space="0" w:color="auto"/>
            <w:left w:val="none" w:sz="0" w:space="0" w:color="auto"/>
            <w:bottom w:val="none" w:sz="0" w:space="0" w:color="auto"/>
            <w:right w:val="none" w:sz="0" w:space="0" w:color="auto"/>
          </w:divBdr>
        </w:div>
        <w:div w:id="1340041981">
          <w:marLeft w:val="0"/>
          <w:marRight w:val="0"/>
          <w:marTop w:val="0"/>
          <w:marBottom w:val="0"/>
          <w:divBdr>
            <w:top w:val="none" w:sz="0" w:space="0" w:color="auto"/>
            <w:left w:val="none" w:sz="0" w:space="0" w:color="auto"/>
            <w:bottom w:val="none" w:sz="0" w:space="0" w:color="auto"/>
            <w:right w:val="none" w:sz="0" w:space="0" w:color="auto"/>
          </w:divBdr>
        </w:div>
        <w:div w:id="1355039376">
          <w:marLeft w:val="0"/>
          <w:marRight w:val="0"/>
          <w:marTop w:val="0"/>
          <w:marBottom w:val="0"/>
          <w:divBdr>
            <w:top w:val="none" w:sz="0" w:space="0" w:color="auto"/>
            <w:left w:val="none" w:sz="0" w:space="0" w:color="auto"/>
            <w:bottom w:val="none" w:sz="0" w:space="0" w:color="auto"/>
            <w:right w:val="none" w:sz="0" w:space="0" w:color="auto"/>
          </w:divBdr>
        </w:div>
        <w:div w:id="1420175999">
          <w:marLeft w:val="0"/>
          <w:marRight w:val="0"/>
          <w:marTop w:val="0"/>
          <w:marBottom w:val="0"/>
          <w:divBdr>
            <w:top w:val="none" w:sz="0" w:space="0" w:color="auto"/>
            <w:left w:val="none" w:sz="0" w:space="0" w:color="auto"/>
            <w:bottom w:val="none" w:sz="0" w:space="0" w:color="auto"/>
            <w:right w:val="none" w:sz="0" w:space="0" w:color="auto"/>
          </w:divBdr>
        </w:div>
        <w:div w:id="1616131732">
          <w:marLeft w:val="0"/>
          <w:marRight w:val="0"/>
          <w:marTop w:val="0"/>
          <w:marBottom w:val="0"/>
          <w:divBdr>
            <w:top w:val="none" w:sz="0" w:space="0" w:color="auto"/>
            <w:left w:val="none" w:sz="0" w:space="0" w:color="auto"/>
            <w:bottom w:val="none" w:sz="0" w:space="0" w:color="auto"/>
            <w:right w:val="none" w:sz="0" w:space="0" w:color="auto"/>
          </w:divBdr>
        </w:div>
        <w:div w:id="1760760530">
          <w:marLeft w:val="0"/>
          <w:marRight w:val="0"/>
          <w:marTop w:val="0"/>
          <w:marBottom w:val="0"/>
          <w:divBdr>
            <w:top w:val="none" w:sz="0" w:space="0" w:color="auto"/>
            <w:left w:val="none" w:sz="0" w:space="0" w:color="auto"/>
            <w:bottom w:val="none" w:sz="0" w:space="0" w:color="auto"/>
            <w:right w:val="none" w:sz="0" w:space="0" w:color="auto"/>
          </w:divBdr>
        </w:div>
        <w:div w:id="1787390369">
          <w:marLeft w:val="0"/>
          <w:marRight w:val="0"/>
          <w:marTop w:val="0"/>
          <w:marBottom w:val="0"/>
          <w:divBdr>
            <w:top w:val="none" w:sz="0" w:space="0" w:color="auto"/>
            <w:left w:val="none" w:sz="0" w:space="0" w:color="auto"/>
            <w:bottom w:val="none" w:sz="0" w:space="0" w:color="auto"/>
            <w:right w:val="none" w:sz="0" w:space="0" w:color="auto"/>
          </w:divBdr>
        </w:div>
      </w:divsChild>
    </w:div>
    <w:div w:id="663819352">
      <w:bodyDiv w:val="1"/>
      <w:marLeft w:val="0"/>
      <w:marRight w:val="0"/>
      <w:marTop w:val="0"/>
      <w:marBottom w:val="0"/>
      <w:divBdr>
        <w:top w:val="none" w:sz="0" w:space="0" w:color="auto"/>
        <w:left w:val="none" w:sz="0" w:space="0" w:color="auto"/>
        <w:bottom w:val="none" w:sz="0" w:space="0" w:color="auto"/>
        <w:right w:val="none" w:sz="0" w:space="0" w:color="auto"/>
      </w:divBdr>
      <w:divsChild>
        <w:div w:id="215505316">
          <w:marLeft w:val="0"/>
          <w:marRight w:val="0"/>
          <w:marTop w:val="0"/>
          <w:marBottom w:val="0"/>
          <w:divBdr>
            <w:top w:val="none" w:sz="0" w:space="0" w:color="auto"/>
            <w:left w:val="none" w:sz="0" w:space="0" w:color="auto"/>
            <w:bottom w:val="none" w:sz="0" w:space="0" w:color="auto"/>
            <w:right w:val="none" w:sz="0" w:space="0" w:color="auto"/>
          </w:divBdr>
        </w:div>
        <w:div w:id="304315669">
          <w:marLeft w:val="0"/>
          <w:marRight w:val="0"/>
          <w:marTop w:val="0"/>
          <w:marBottom w:val="0"/>
          <w:divBdr>
            <w:top w:val="none" w:sz="0" w:space="0" w:color="auto"/>
            <w:left w:val="none" w:sz="0" w:space="0" w:color="auto"/>
            <w:bottom w:val="none" w:sz="0" w:space="0" w:color="auto"/>
            <w:right w:val="none" w:sz="0" w:space="0" w:color="auto"/>
          </w:divBdr>
        </w:div>
        <w:div w:id="357854208">
          <w:marLeft w:val="0"/>
          <w:marRight w:val="0"/>
          <w:marTop w:val="0"/>
          <w:marBottom w:val="0"/>
          <w:divBdr>
            <w:top w:val="none" w:sz="0" w:space="0" w:color="auto"/>
            <w:left w:val="none" w:sz="0" w:space="0" w:color="auto"/>
            <w:bottom w:val="none" w:sz="0" w:space="0" w:color="auto"/>
            <w:right w:val="none" w:sz="0" w:space="0" w:color="auto"/>
          </w:divBdr>
        </w:div>
        <w:div w:id="863900892">
          <w:marLeft w:val="0"/>
          <w:marRight w:val="0"/>
          <w:marTop w:val="0"/>
          <w:marBottom w:val="0"/>
          <w:divBdr>
            <w:top w:val="none" w:sz="0" w:space="0" w:color="auto"/>
            <w:left w:val="none" w:sz="0" w:space="0" w:color="auto"/>
            <w:bottom w:val="none" w:sz="0" w:space="0" w:color="auto"/>
            <w:right w:val="none" w:sz="0" w:space="0" w:color="auto"/>
          </w:divBdr>
        </w:div>
        <w:div w:id="977757755">
          <w:marLeft w:val="0"/>
          <w:marRight w:val="0"/>
          <w:marTop w:val="0"/>
          <w:marBottom w:val="0"/>
          <w:divBdr>
            <w:top w:val="none" w:sz="0" w:space="0" w:color="auto"/>
            <w:left w:val="none" w:sz="0" w:space="0" w:color="auto"/>
            <w:bottom w:val="none" w:sz="0" w:space="0" w:color="auto"/>
            <w:right w:val="none" w:sz="0" w:space="0" w:color="auto"/>
          </w:divBdr>
        </w:div>
        <w:div w:id="1025207074">
          <w:marLeft w:val="0"/>
          <w:marRight w:val="0"/>
          <w:marTop w:val="0"/>
          <w:marBottom w:val="0"/>
          <w:divBdr>
            <w:top w:val="none" w:sz="0" w:space="0" w:color="auto"/>
            <w:left w:val="none" w:sz="0" w:space="0" w:color="auto"/>
            <w:bottom w:val="none" w:sz="0" w:space="0" w:color="auto"/>
            <w:right w:val="none" w:sz="0" w:space="0" w:color="auto"/>
          </w:divBdr>
        </w:div>
        <w:div w:id="1263762434">
          <w:marLeft w:val="0"/>
          <w:marRight w:val="0"/>
          <w:marTop w:val="0"/>
          <w:marBottom w:val="0"/>
          <w:divBdr>
            <w:top w:val="none" w:sz="0" w:space="0" w:color="auto"/>
            <w:left w:val="none" w:sz="0" w:space="0" w:color="auto"/>
            <w:bottom w:val="none" w:sz="0" w:space="0" w:color="auto"/>
            <w:right w:val="none" w:sz="0" w:space="0" w:color="auto"/>
          </w:divBdr>
        </w:div>
        <w:div w:id="1382826093">
          <w:marLeft w:val="0"/>
          <w:marRight w:val="0"/>
          <w:marTop w:val="0"/>
          <w:marBottom w:val="0"/>
          <w:divBdr>
            <w:top w:val="none" w:sz="0" w:space="0" w:color="auto"/>
            <w:left w:val="none" w:sz="0" w:space="0" w:color="auto"/>
            <w:bottom w:val="none" w:sz="0" w:space="0" w:color="auto"/>
            <w:right w:val="none" w:sz="0" w:space="0" w:color="auto"/>
          </w:divBdr>
        </w:div>
        <w:div w:id="1795323670">
          <w:marLeft w:val="0"/>
          <w:marRight w:val="0"/>
          <w:marTop w:val="0"/>
          <w:marBottom w:val="0"/>
          <w:divBdr>
            <w:top w:val="none" w:sz="0" w:space="0" w:color="auto"/>
            <w:left w:val="none" w:sz="0" w:space="0" w:color="auto"/>
            <w:bottom w:val="none" w:sz="0" w:space="0" w:color="auto"/>
            <w:right w:val="none" w:sz="0" w:space="0" w:color="auto"/>
          </w:divBdr>
        </w:div>
      </w:divsChild>
    </w:div>
    <w:div w:id="697585225">
      <w:bodyDiv w:val="1"/>
      <w:marLeft w:val="0"/>
      <w:marRight w:val="0"/>
      <w:marTop w:val="0"/>
      <w:marBottom w:val="0"/>
      <w:divBdr>
        <w:top w:val="none" w:sz="0" w:space="0" w:color="auto"/>
        <w:left w:val="none" w:sz="0" w:space="0" w:color="auto"/>
        <w:bottom w:val="none" w:sz="0" w:space="0" w:color="auto"/>
        <w:right w:val="none" w:sz="0" w:space="0" w:color="auto"/>
      </w:divBdr>
      <w:divsChild>
        <w:div w:id="46342700">
          <w:marLeft w:val="0"/>
          <w:marRight w:val="0"/>
          <w:marTop w:val="0"/>
          <w:marBottom w:val="0"/>
          <w:divBdr>
            <w:top w:val="none" w:sz="0" w:space="0" w:color="auto"/>
            <w:left w:val="none" w:sz="0" w:space="0" w:color="auto"/>
            <w:bottom w:val="none" w:sz="0" w:space="0" w:color="auto"/>
            <w:right w:val="none" w:sz="0" w:space="0" w:color="auto"/>
          </w:divBdr>
        </w:div>
        <w:div w:id="258678602">
          <w:marLeft w:val="0"/>
          <w:marRight w:val="0"/>
          <w:marTop w:val="0"/>
          <w:marBottom w:val="0"/>
          <w:divBdr>
            <w:top w:val="none" w:sz="0" w:space="0" w:color="auto"/>
            <w:left w:val="none" w:sz="0" w:space="0" w:color="auto"/>
            <w:bottom w:val="none" w:sz="0" w:space="0" w:color="auto"/>
            <w:right w:val="none" w:sz="0" w:space="0" w:color="auto"/>
          </w:divBdr>
        </w:div>
        <w:div w:id="359862217">
          <w:marLeft w:val="0"/>
          <w:marRight w:val="0"/>
          <w:marTop w:val="0"/>
          <w:marBottom w:val="0"/>
          <w:divBdr>
            <w:top w:val="none" w:sz="0" w:space="0" w:color="auto"/>
            <w:left w:val="none" w:sz="0" w:space="0" w:color="auto"/>
            <w:bottom w:val="none" w:sz="0" w:space="0" w:color="auto"/>
            <w:right w:val="none" w:sz="0" w:space="0" w:color="auto"/>
          </w:divBdr>
        </w:div>
        <w:div w:id="506672145">
          <w:marLeft w:val="0"/>
          <w:marRight w:val="0"/>
          <w:marTop w:val="0"/>
          <w:marBottom w:val="0"/>
          <w:divBdr>
            <w:top w:val="none" w:sz="0" w:space="0" w:color="auto"/>
            <w:left w:val="none" w:sz="0" w:space="0" w:color="auto"/>
            <w:bottom w:val="none" w:sz="0" w:space="0" w:color="auto"/>
            <w:right w:val="none" w:sz="0" w:space="0" w:color="auto"/>
          </w:divBdr>
        </w:div>
        <w:div w:id="644549220">
          <w:marLeft w:val="0"/>
          <w:marRight w:val="0"/>
          <w:marTop w:val="0"/>
          <w:marBottom w:val="0"/>
          <w:divBdr>
            <w:top w:val="none" w:sz="0" w:space="0" w:color="auto"/>
            <w:left w:val="none" w:sz="0" w:space="0" w:color="auto"/>
            <w:bottom w:val="none" w:sz="0" w:space="0" w:color="auto"/>
            <w:right w:val="none" w:sz="0" w:space="0" w:color="auto"/>
          </w:divBdr>
        </w:div>
        <w:div w:id="678771082">
          <w:marLeft w:val="0"/>
          <w:marRight w:val="0"/>
          <w:marTop w:val="0"/>
          <w:marBottom w:val="0"/>
          <w:divBdr>
            <w:top w:val="none" w:sz="0" w:space="0" w:color="auto"/>
            <w:left w:val="none" w:sz="0" w:space="0" w:color="auto"/>
            <w:bottom w:val="none" w:sz="0" w:space="0" w:color="auto"/>
            <w:right w:val="none" w:sz="0" w:space="0" w:color="auto"/>
          </w:divBdr>
        </w:div>
        <w:div w:id="794103841">
          <w:marLeft w:val="0"/>
          <w:marRight w:val="0"/>
          <w:marTop w:val="0"/>
          <w:marBottom w:val="0"/>
          <w:divBdr>
            <w:top w:val="none" w:sz="0" w:space="0" w:color="auto"/>
            <w:left w:val="none" w:sz="0" w:space="0" w:color="auto"/>
            <w:bottom w:val="none" w:sz="0" w:space="0" w:color="auto"/>
            <w:right w:val="none" w:sz="0" w:space="0" w:color="auto"/>
          </w:divBdr>
        </w:div>
        <w:div w:id="851139147">
          <w:marLeft w:val="0"/>
          <w:marRight w:val="0"/>
          <w:marTop w:val="0"/>
          <w:marBottom w:val="0"/>
          <w:divBdr>
            <w:top w:val="none" w:sz="0" w:space="0" w:color="auto"/>
            <w:left w:val="none" w:sz="0" w:space="0" w:color="auto"/>
            <w:bottom w:val="none" w:sz="0" w:space="0" w:color="auto"/>
            <w:right w:val="none" w:sz="0" w:space="0" w:color="auto"/>
          </w:divBdr>
        </w:div>
        <w:div w:id="1090009300">
          <w:marLeft w:val="0"/>
          <w:marRight w:val="0"/>
          <w:marTop w:val="0"/>
          <w:marBottom w:val="0"/>
          <w:divBdr>
            <w:top w:val="none" w:sz="0" w:space="0" w:color="auto"/>
            <w:left w:val="none" w:sz="0" w:space="0" w:color="auto"/>
            <w:bottom w:val="none" w:sz="0" w:space="0" w:color="auto"/>
            <w:right w:val="none" w:sz="0" w:space="0" w:color="auto"/>
          </w:divBdr>
        </w:div>
        <w:div w:id="1362821933">
          <w:marLeft w:val="0"/>
          <w:marRight w:val="0"/>
          <w:marTop w:val="0"/>
          <w:marBottom w:val="0"/>
          <w:divBdr>
            <w:top w:val="none" w:sz="0" w:space="0" w:color="auto"/>
            <w:left w:val="none" w:sz="0" w:space="0" w:color="auto"/>
            <w:bottom w:val="none" w:sz="0" w:space="0" w:color="auto"/>
            <w:right w:val="none" w:sz="0" w:space="0" w:color="auto"/>
          </w:divBdr>
        </w:div>
        <w:div w:id="1463499563">
          <w:marLeft w:val="0"/>
          <w:marRight w:val="0"/>
          <w:marTop w:val="0"/>
          <w:marBottom w:val="0"/>
          <w:divBdr>
            <w:top w:val="none" w:sz="0" w:space="0" w:color="auto"/>
            <w:left w:val="none" w:sz="0" w:space="0" w:color="auto"/>
            <w:bottom w:val="none" w:sz="0" w:space="0" w:color="auto"/>
            <w:right w:val="none" w:sz="0" w:space="0" w:color="auto"/>
          </w:divBdr>
        </w:div>
        <w:div w:id="1708411825">
          <w:marLeft w:val="0"/>
          <w:marRight w:val="0"/>
          <w:marTop w:val="0"/>
          <w:marBottom w:val="0"/>
          <w:divBdr>
            <w:top w:val="none" w:sz="0" w:space="0" w:color="auto"/>
            <w:left w:val="none" w:sz="0" w:space="0" w:color="auto"/>
            <w:bottom w:val="none" w:sz="0" w:space="0" w:color="auto"/>
            <w:right w:val="none" w:sz="0" w:space="0" w:color="auto"/>
          </w:divBdr>
        </w:div>
        <w:div w:id="1779449953">
          <w:marLeft w:val="0"/>
          <w:marRight w:val="0"/>
          <w:marTop w:val="0"/>
          <w:marBottom w:val="0"/>
          <w:divBdr>
            <w:top w:val="none" w:sz="0" w:space="0" w:color="auto"/>
            <w:left w:val="none" w:sz="0" w:space="0" w:color="auto"/>
            <w:bottom w:val="none" w:sz="0" w:space="0" w:color="auto"/>
            <w:right w:val="none" w:sz="0" w:space="0" w:color="auto"/>
          </w:divBdr>
        </w:div>
        <w:div w:id="1816871655">
          <w:marLeft w:val="0"/>
          <w:marRight w:val="0"/>
          <w:marTop w:val="0"/>
          <w:marBottom w:val="0"/>
          <w:divBdr>
            <w:top w:val="none" w:sz="0" w:space="0" w:color="auto"/>
            <w:left w:val="none" w:sz="0" w:space="0" w:color="auto"/>
            <w:bottom w:val="none" w:sz="0" w:space="0" w:color="auto"/>
            <w:right w:val="none" w:sz="0" w:space="0" w:color="auto"/>
          </w:divBdr>
        </w:div>
        <w:div w:id="1953125858">
          <w:marLeft w:val="0"/>
          <w:marRight w:val="0"/>
          <w:marTop w:val="0"/>
          <w:marBottom w:val="0"/>
          <w:divBdr>
            <w:top w:val="none" w:sz="0" w:space="0" w:color="auto"/>
            <w:left w:val="none" w:sz="0" w:space="0" w:color="auto"/>
            <w:bottom w:val="none" w:sz="0" w:space="0" w:color="auto"/>
            <w:right w:val="none" w:sz="0" w:space="0" w:color="auto"/>
          </w:divBdr>
        </w:div>
        <w:div w:id="1976064363">
          <w:marLeft w:val="0"/>
          <w:marRight w:val="0"/>
          <w:marTop w:val="0"/>
          <w:marBottom w:val="0"/>
          <w:divBdr>
            <w:top w:val="none" w:sz="0" w:space="0" w:color="auto"/>
            <w:left w:val="none" w:sz="0" w:space="0" w:color="auto"/>
            <w:bottom w:val="none" w:sz="0" w:space="0" w:color="auto"/>
            <w:right w:val="none" w:sz="0" w:space="0" w:color="auto"/>
          </w:divBdr>
        </w:div>
        <w:div w:id="2062433802">
          <w:marLeft w:val="0"/>
          <w:marRight w:val="0"/>
          <w:marTop w:val="0"/>
          <w:marBottom w:val="0"/>
          <w:divBdr>
            <w:top w:val="none" w:sz="0" w:space="0" w:color="auto"/>
            <w:left w:val="none" w:sz="0" w:space="0" w:color="auto"/>
            <w:bottom w:val="none" w:sz="0" w:space="0" w:color="auto"/>
            <w:right w:val="none" w:sz="0" w:space="0" w:color="auto"/>
          </w:divBdr>
        </w:div>
        <w:div w:id="2109351716">
          <w:marLeft w:val="0"/>
          <w:marRight w:val="0"/>
          <w:marTop w:val="0"/>
          <w:marBottom w:val="0"/>
          <w:divBdr>
            <w:top w:val="none" w:sz="0" w:space="0" w:color="auto"/>
            <w:left w:val="none" w:sz="0" w:space="0" w:color="auto"/>
            <w:bottom w:val="none" w:sz="0" w:space="0" w:color="auto"/>
            <w:right w:val="none" w:sz="0" w:space="0" w:color="auto"/>
          </w:divBdr>
        </w:div>
        <w:div w:id="2133471766">
          <w:marLeft w:val="0"/>
          <w:marRight w:val="0"/>
          <w:marTop w:val="0"/>
          <w:marBottom w:val="0"/>
          <w:divBdr>
            <w:top w:val="none" w:sz="0" w:space="0" w:color="auto"/>
            <w:left w:val="none" w:sz="0" w:space="0" w:color="auto"/>
            <w:bottom w:val="none" w:sz="0" w:space="0" w:color="auto"/>
            <w:right w:val="none" w:sz="0" w:space="0" w:color="auto"/>
          </w:divBdr>
        </w:div>
      </w:divsChild>
    </w:div>
    <w:div w:id="754788444">
      <w:bodyDiv w:val="1"/>
      <w:marLeft w:val="0"/>
      <w:marRight w:val="0"/>
      <w:marTop w:val="0"/>
      <w:marBottom w:val="0"/>
      <w:divBdr>
        <w:top w:val="none" w:sz="0" w:space="0" w:color="auto"/>
        <w:left w:val="none" w:sz="0" w:space="0" w:color="auto"/>
        <w:bottom w:val="none" w:sz="0" w:space="0" w:color="auto"/>
        <w:right w:val="none" w:sz="0" w:space="0" w:color="auto"/>
      </w:divBdr>
    </w:div>
    <w:div w:id="836456660">
      <w:bodyDiv w:val="1"/>
      <w:marLeft w:val="0"/>
      <w:marRight w:val="0"/>
      <w:marTop w:val="0"/>
      <w:marBottom w:val="0"/>
      <w:divBdr>
        <w:top w:val="none" w:sz="0" w:space="0" w:color="auto"/>
        <w:left w:val="none" w:sz="0" w:space="0" w:color="auto"/>
        <w:bottom w:val="none" w:sz="0" w:space="0" w:color="auto"/>
        <w:right w:val="none" w:sz="0" w:space="0" w:color="auto"/>
      </w:divBdr>
      <w:divsChild>
        <w:div w:id="41172141">
          <w:marLeft w:val="0"/>
          <w:marRight w:val="0"/>
          <w:marTop w:val="0"/>
          <w:marBottom w:val="0"/>
          <w:divBdr>
            <w:top w:val="none" w:sz="0" w:space="0" w:color="auto"/>
            <w:left w:val="none" w:sz="0" w:space="0" w:color="auto"/>
            <w:bottom w:val="none" w:sz="0" w:space="0" w:color="auto"/>
            <w:right w:val="none" w:sz="0" w:space="0" w:color="auto"/>
          </w:divBdr>
        </w:div>
        <w:div w:id="1610963048">
          <w:marLeft w:val="0"/>
          <w:marRight w:val="0"/>
          <w:marTop w:val="0"/>
          <w:marBottom w:val="0"/>
          <w:divBdr>
            <w:top w:val="none" w:sz="0" w:space="0" w:color="auto"/>
            <w:left w:val="none" w:sz="0" w:space="0" w:color="auto"/>
            <w:bottom w:val="none" w:sz="0" w:space="0" w:color="auto"/>
            <w:right w:val="none" w:sz="0" w:space="0" w:color="auto"/>
          </w:divBdr>
        </w:div>
      </w:divsChild>
    </w:div>
    <w:div w:id="838469811">
      <w:bodyDiv w:val="1"/>
      <w:marLeft w:val="0"/>
      <w:marRight w:val="0"/>
      <w:marTop w:val="0"/>
      <w:marBottom w:val="0"/>
      <w:divBdr>
        <w:top w:val="none" w:sz="0" w:space="0" w:color="auto"/>
        <w:left w:val="none" w:sz="0" w:space="0" w:color="auto"/>
        <w:bottom w:val="none" w:sz="0" w:space="0" w:color="auto"/>
        <w:right w:val="none" w:sz="0" w:space="0" w:color="auto"/>
      </w:divBdr>
      <w:divsChild>
        <w:div w:id="244998232">
          <w:marLeft w:val="0"/>
          <w:marRight w:val="0"/>
          <w:marTop w:val="0"/>
          <w:marBottom w:val="0"/>
          <w:divBdr>
            <w:top w:val="none" w:sz="0" w:space="0" w:color="auto"/>
            <w:left w:val="none" w:sz="0" w:space="0" w:color="auto"/>
            <w:bottom w:val="none" w:sz="0" w:space="0" w:color="auto"/>
            <w:right w:val="none" w:sz="0" w:space="0" w:color="auto"/>
          </w:divBdr>
        </w:div>
        <w:div w:id="252903898">
          <w:marLeft w:val="0"/>
          <w:marRight w:val="0"/>
          <w:marTop w:val="0"/>
          <w:marBottom w:val="0"/>
          <w:divBdr>
            <w:top w:val="none" w:sz="0" w:space="0" w:color="auto"/>
            <w:left w:val="none" w:sz="0" w:space="0" w:color="auto"/>
            <w:bottom w:val="none" w:sz="0" w:space="0" w:color="auto"/>
            <w:right w:val="none" w:sz="0" w:space="0" w:color="auto"/>
          </w:divBdr>
        </w:div>
        <w:div w:id="486362156">
          <w:marLeft w:val="0"/>
          <w:marRight w:val="0"/>
          <w:marTop w:val="0"/>
          <w:marBottom w:val="0"/>
          <w:divBdr>
            <w:top w:val="none" w:sz="0" w:space="0" w:color="auto"/>
            <w:left w:val="none" w:sz="0" w:space="0" w:color="auto"/>
            <w:bottom w:val="none" w:sz="0" w:space="0" w:color="auto"/>
            <w:right w:val="none" w:sz="0" w:space="0" w:color="auto"/>
          </w:divBdr>
        </w:div>
        <w:div w:id="572275651">
          <w:marLeft w:val="0"/>
          <w:marRight w:val="0"/>
          <w:marTop w:val="0"/>
          <w:marBottom w:val="0"/>
          <w:divBdr>
            <w:top w:val="none" w:sz="0" w:space="0" w:color="auto"/>
            <w:left w:val="none" w:sz="0" w:space="0" w:color="auto"/>
            <w:bottom w:val="none" w:sz="0" w:space="0" w:color="auto"/>
            <w:right w:val="none" w:sz="0" w:space="0" w:color="auto"/>
          </w:divBdr>
        </w:div>
        <w:div w:id="880895524">
          <w:marLeft w:val="0"/>
          <w:marRight w:val="0"/>
          <w:marTop w:val="0"/>
          <w:marBottom w:val="0"/>
          <w:divBdr>
            <w:top w:val="none" w:sz="0" w:space="0" w:color="auto"/>
            <w:left w:val="none" w:sz="0" w:space="0" w:color="auto"/>
            <w:bottom w:val="none" w:sz="0" w:space="0" w:color="auto"/>
            <w:right w:val="none" w:sz="0" w:space="0" w:color="auto"/>
          </w:divBdr>
        </w:div>
        <w:div w:id="1077943616">
          <w:marLeft w:val="0"/>
          <w:marRight w:val="0"/>
          <w:marTop w:val="0"/>
          <w:marBottom w:val="0"/>
          <w:divBdr>
            <w:top w:val="none" w:sz="0" w:space="0" w:color="auto"/>
            <w:left w:val="none" w:sz="0" w:space="0" w:color="auto"/>
            <w:bottom w:val="none" w:sz="0" w:space="0" w:color="auto"/>
            <w:right w:val="none" w:sz="0" w:space="0" w:color="auto"/>
          </w:divBdr>
        </w:div>
        <w:div w:id="1725253623">
          <w:marLeft w:val="0"/>
          <w:marRight w:val="0"/>
          <w:marTop w:val="0"/>
          <w:marBottom w:val="0"/>
          <w:divBdr>
            <w:top w:val="none" w:sz="0" w:space="0" w:color="auto"/>
            <w:left w:val="none" w:sz="0" w:space="0" w:color="auto"/>
            <w:bottom w:val="none" w:sz="0" w:space="0" w:color="auto"/>
            <w:right w:val="none" w:sz="0" w:space="0" w:color="auto"/>
          </w:divBdr>
        </w:div>
        <w:div w:id="1848010917">
          <w:marLeft w:val="0"/>
          <w:marRight w:val="0"/>
          <w:marTop w:val="0"/>
          <w:marBottom w:val="0"/>
          <w:divBdr>
            <w:top w:val="none" w:sz="0" w:space="0" w:color="auto"/>
            <w:left w:val="none" w:sz="0" w:space="0" w:color="auto"/>
            <w:bottom w:val="none" w:sz="0" w:space="0" w:color="auto"/>
            <w:right w:val="none" w:sz="0" w:space="0" w:color="auto"/>
          </w:divBdr>
        </w:div>
        <w:div w:id="2092500571">
          <w:marLeft w:val="0"/>
          <w:marRight w:val="0"/>
          <w:marTop w:val="0"/>
          <w:marBottom w:val="0"/>
          <w:divBdr>
            <w:top w:val="none" w:sz="0" w:space="0" w:color="auto"/>
            <w:left w:val="none" w:sz="0" w:space="0" w:color="auto"/>
            <w:bottom w:val="none" w:sz="0" w:space="0" w:color="auto"/>
            <w:right w:val="none" w:sz="0" w:space="0" w:color="auto"/>
          </w:divBdr>
        </w:div>
      </w:divsChild>
    </w:div>
    <w:div w:id="844172544">
      <w:bodyDiv w:val="1"/>
      <w:marLeft w:val="0"/>
      <w:marRight w:val="0"/>
      <w:marTop w:val="0"/>
      <w:marBottom w:val="0"/>
      <w:divBdr>
        <w:top w:val="none" w:sz="0" w:space="0" w:color="auto"/>
        <w:left w:val="none" w:sz="0" w:space="0" w:color="auto"/>
        <w:bottom w:val="none" w:sz="0" w:space="0" w:color="auto"/>
        <w:right w:val="none" w:sz="0" w:space="0" w:color="auto"/>
      </w:divBdr>
      <w:divsChild>
        <w:div w:id="503478568">
          <w:marLeft w:val="0"/>
          <w:marRight w:val="0"/>
          <w:marTop w:val="0"/>
          <w:marBottom w:val="0"/>
          <w:divBdr>
            <w:top w:val="none" w:sz="0" w:space="0" w:color="auto"/>
            <w:left w:val="none" w:sz="0" w:space="0" w:color="auto"/>
            <w:bottom w:val="none" w:sz="0" w:space="0" w:color="auto"/>
            <w:right w:val="none" w:sz="0" w:space="0" w:color="auto"/>
          </w:divBdr>
        </w:div>
      </w:divsChild>
    </w:div>
    <w:div w:id="867181149">
      <w:bodyDiv w:val="1"/>
      <w:marLeft w:val="0"/>
      <w:marRight w:val="0"/>
      <w:marTop w:val="0"/>
      <w:marBottom w:val="0"/>
      <w:divBdr>
        <w:top w:val="none" w:sz="0" w:space="0" w:color="auto"/>
        <w:left w:val="none" w:sz="0" w:space="0" w:color="auto"/>
        <w:bottom w:val="none" w:sz="0" w:space="0" w:color="auto"/>
        <w:right w:val="none" w:sz="0" w:space="0" w:color="auto"/>
      </w:divBdr>
      <w:divsChild>
        <w:div w:id="144786325">
          <w:marLeft w:val="0"/>
          <w:marRight w:val="0"/>
          <w:marTop w:val="0"/>
          <w:marBottom w:val="0"/>
          <w:divBdr>
            <w:top w:val="none" w:sz="0" w:space="0" w:color="auto"/>
            <w:left w:val="none" w:sz="0" w:space="0" w:color="auto"/>
            <w:bottom w:val="none" w:sz="0" w:space="0" w:color="auto"/>
            <w:right w:val="none" w:sz="0" w:space="0" w:color="auto"/>
          </w:divBdr>
        </w:div>
        <w:div w:id="216859483">
          <w:marLeft w:val="0"/>
          <w:marRight w:val="0"/>
          <w:marTop w:val="0"/>
          <w:marBottom w:val="0"/>
          <w:divBdr>
            <w:top w:val="none" w:sz="0" w:space="0" w:color="auto"/>
            <w:left w:val="none" w:sz="0" w:space="0" w:color="auto"/>
            <w:bottom w:val="none" w:sz="0" w:space="0" w:color="auto"/>
            <w:right w:val="none" w:sz="0" w:space="0" w:color="auto"/>
          </w:divBdr>
        </w:div>
        <w:div w:id="322970066">
          <w:marLeft w:val="0"/>
          <w:marRight w:val="0"/>
          <w:marTop w:val="0"/>
          <w:marBottom w:val="0"/>
          <w:divBdr>
            <w:top w:val="none" w:sz="0" w:space="0" w:color="auto"/>
            <w:left w:val="none" w:sz="0" w:space="0" w:color="auto"/>
            <w:bottom w:val="none" w:sz="0" w:space="0" w:color="auto"/>
            <w:right w:val="none" w:sz="0" w:space="0" w:color="auto"/>
          </w:divBdr>
        </w:div>
        <w:div w:id="497842510">
          <w:marLeft w:val="0"/>
          <w:marRight w:val="0"/>
          <w:marTop w:val="0"/>
          <w:marBottom w:val="0"/>
          <w:divBdr>
            <w:top w:val="none" w:sz="0" w:space="0" w:color="auto"/>
            <w:left w:val="none" w:sz="0" w:space="0" w:color="auto"/>
            <w:bottom w:val="none" w:sz="0" w:space="0" w:color="auto"/>
            <w:right w:val="none" w:sz="0" w:space="0" w:color="auto"/>
          </w:divBdr>
        </w:div>
        <w:div w:id="1003358457">
          <w:marLeft w:val="0"/>
          <w:marRight w:val="0"/>
          <w:marTop w:val="0"/>
          <w:marBottom w:val="0"/>
          <w:divBdr>
            <w:top w:val="none" w:sz="0" w:space="0" w:color="auto"/>
            <w:left w:val="none" w:sz="0" w:space="0" w:color="auto"/>
            <w:bottom w:val="none" w:sz="0" w:space="0" w:color="auto"/>
            <w:right w:val="none" w:sz="0" w:space="0" w:color="auto"/>
          </w:divBdr>
        </w:div>
        <w:div w:id="1163204897">
          <w:marLeft w:val="0"/>
          <w:marRight w:val="0"/>
          <w:marTop w:val="0"/>
          <w:marBottom w:val="0"/>
          <w:divBdr>
            <w:top w:val="none" w:sz="0" w:space="0" w:color="auto"/>
            <w:left w:val="none" w:sz="0" w:space="0" w:color="auto"/>
            <w:bottom w:val="none" w:sz="0" w:space="0" w:color="auto"/>
            <w:right w:val="none" w:sz="0" w:space="0" w:color="auto"/>
          </w:divBdr>
        </w:div>
        <w:div w:id="1259097481">
          <w:marLeft w:val="0"/>
          <w:marRight w:val="0"/>
          <w:marTop w:val="0"/>
          <w:marBottom w:val="0"/>
          <w:divBdr>
            <w:top w:val="none" w:sz="0" w:space="0" w:color="auto"/>
            <w:left w:val="none" w:sz="0" w:space="0" w:color="auto"/>
            <w:bottom w:val="none" w:sz="0" w:space="0" w:color="auto"/>
            <w:right w:val="none" w:sz="0" w:space="0" w:color="auto"/>
          </w:divBdr>
        </w:div>
        <w:div w:id="1275869314">
          <w:marLeft w:val="0"/>
          <w:marRight w:val="0"/>
          <w:marTop w:val="0"/>
          <w:marBottom w:val="0"/>
          <w:divBdr>
            <w:top w:val="none" w:sz="0" w:space="0" w:color="auto"/>
            <w:left w:val="none" w:sz="0" w:space="0" w:color="auto"/>
            <w:bottom w:val="none" w:sz="0" w:space="0" w:color="auto"/>
            <w:right w:val="none" w:sz="0" w:space="0" w:color="auto"/>
          </w:divBdr>
        </w:div>
        <w:div w:id="1338119495">
          <w:marLeft w:val="0"/>
          <w:marRight w:val="0"/>
          <w:marTop w:val="0"/>
          <w:marBottom w:val="0"/>
          <w:divBdr>
            <w:top w:val="none" w:sz="0" w:space="0" w:color="auto"/>
            <w:left w:val="none" w:sz="0" w:space="0" w:color="auto"/>
            <w:bottom w:val="none" w:sz="0" w:space="0" w:color="auto"/>
            <w:right w:val="none" w:sz="0" w:space="0" w:color="auto"/>
          </w:divBdr>
        </w:div>
        <w:div w:id="1429430002">
          <w:marLeft w:val="0"/>
          <w:marRight w:val="0"/>
          <w:marTop w:val="0"/>
          <w:marBottom w:val="0"/>
          <w:divBdr>
            <w:top w:val="none" w:sz="0" w:space="0" w:color="auto"/>
            <w:left w:val="none" w:sz="0" w:space="0" w:color="auto"/>
            <w:bottom w:val="none" w:sz="0" w:space="0" w:color="auto"/>
            <w:right w:val="none" w:sz="0" w:space="0" w:color="auto"/>
          </w:divBdr>
        </w:div>
        <w:div w:id="1438789527">
          <w:marLeft w:val="0"/>
          <w:marRight w:val="0"/>
          <w:marTop w:val="0"/>
          <w:marBottom w:val="0"/>
          <w:divBdr>
            <w:top w:val="none" w:sz="0" w:space="0" w:color="auto"/>
            <w:left w:val="none" w:sz="0" w:space="0" w:color="auto"/>
            <w:bottom w:val="none" w:sz="0" w:space="0" w:color="auto"/>
            <w:right w:val="none" w:sz="0" w:space="0" w:color="auto"/>
          </w:divBdr>
        </w:div>
        <w:div w:id="1588928537">
          <w:marLeft w:val="0"/>
          <w:marRight w:val="0"/>
          <w:marTop w:val="0"/>
          <w:marBottom w:val="0"/>
          <w:divBdr>
            <w:top w:val="none" w:sz="0" w:space="0" w:color="auto"/>
            <w:left w:val="none" w:sz="0" w:space="0" w:color="auto"/>
            <w:bottom w:val="none" w:sz="0" w:space="0" w:color="auto"/>
            <w:right w:val="none" w:sz="0" w:space="0" w:color="auto"/>
          </w:divBdr>
        </w:div>
        <w:div w:id="2029602980">
          <w:marLeft w:val="0"/>
          <w:marRight w:val="0"/>
          <w:marTop w:val="0"/>
          <w:marBottom w:val="0"/>
          <w:divBdr>
            <w:top w:val="none" w:sz="0" w:space="0" w:color="auto"/>
            <w:left w:val="none" w:sz="0" w:space="0" w:color="auto"/>
            <w:bottom w:val="none" w:sz="0" w:space="0" w:color="auto"/>
            <w:right w:val="none" w:sz="0" w:space="0" w:color="auto"/>
          </w:divBdr>
        </w:div>
        <w:div w:id="2038113217">
          <w:marLeft w:val="0"/>
          <w:marRight w:val="0"/>
          <w:marTop w:val="0"/>
          <w:marBottom w:val="0"/>
          <w:divBdr>
            <w:top w:val="none" w:sz="0" w:space="0" w:color="auto"/>
            <w:left w:val="none" w:sz="0" w:space="0" w:color="auto"/>
            <w:bottom w:val="none" w:sz="0" w:space="0" w:color="auto"/>
            <w:right w:val="none" w:sz="0" w:space="0" w:color="auto"/>
          </w:divBdr>
        </w:div>
        <w:div w:id="2082293654">
          <w:marLeft w:val="0"/>
          <w:marRight w:val="0"/>
          <w:marTop w:val="0"/>
          <w:marBottom w:val="0"/>
          <w:divBdr>
            <w:top w:val="none" w:sz="0" w:space="0" w:color="auto"/>
            <w:left w:val="none" w:sz="0" w:space="0" w:color="auto"/>
            <w:bottom w:val="none" w:sz="0" w:space="0" w:color="auto"/>
            <w:right w:val="none" w:sz="0" w:space="0" w:color="auto"/>
          </w:divBdr>
        </w:div>
      </w:divsChild>
    </w:div>
    <w:div w:id="1067996980">
      <w:bodyDiv w:val="1"/>
      <w:marLeft w:val="0"/>
      <w:marRight w:val="0"/>
      <w:marTop w:val="0"/>
      <w:marBottom w:val="0"/>
      <w:divBdr>
        <w:top w:val="none" w:sz="0" w:space="0" w:color="auto"/>
        <w:left w:val="none" w:sz="0" w:space="0" w:color="auto"/>
        <w:bottom w:val="none" w:sz="0" w:space="0" w:color="auto"/>
        <w:right w:val="none" w:sz="0" w:space="0" w:color="auto"/>
      </w:divBdr>
      <w:divsChild>
        <w:div w:id="621687167">
          <w:marLeft w:val="0"/>
          <w:marRight w:val="0"/>
          <w:marTop w:val="0"/>
          <w:marBottom w:val="0"/>
          <w:divBdr>
            <w:top w:val="none" w:sz="0" w:space="0" w:color="auto"/>
            <w:left w:val="none" w:sz="0" w:space="0" w:color="auto"/>
            <w:bottom w:val="none" w:sz="0" w:space="0" w:color="auto"/>
            <w:right w:val="none" w:sz="0" w:space="0" w:color="auto"/>
          </w:divBdr>
        </w:div>
        <w:div w:id="968440474">
          <w:marLeft w:val="0"/>
          <w:marRight w:val="0"/>
          <w:marTop w:val="0"/>
          <w:marBottom w:val="0"/>
          <w:divBdr>
            <w:top w:val="none" w:sz="0" w:space="0" w:color="auto"/>
            <w:left w:val="none" w:sz="0" w:space="0" w:color="auto"/>
            <w:bottom w:val="none" w:sz="0" w:space="0" w:color="auto"/>
            <w:right w:val="none" w:sz="0" w:space="0" w:color="auto"/>
          </w:divBdr>
        </w:div>
        <w:div w:id="1027026512">
          <w:marLeft w:val="0"/>
          <w:marRight w:val="0"/>
          <w:marTop w:val="0"/>
          <w:marBottom w:val="0"/>
          <w:divBdr>
            <w:top w:val="none" w:sz="0" w:space="0" w:color="auto"/>
            <w:left w:val="none" w:sz="0" w:space="0" w:color="auto"/>
            <w:bottom w:val="none" w:sz="0" w:space="0" w:color="auto"/>
            <w:right w:val="none" w:sz="0" w:space="0" w:color="auto"/>
          </w:divBdr>
        </w:div>
        <w:div w:id="1029142565">
          <w:marLeft w:val="0"/>
          <w:marRight w:val="0"/>
          <w:marTop w:val="0"/>
          <w:marBottom w:val="0"/>
          <w:divBdr>
            <w:top w:val="none" w:sz="0" w:space="0" w:color="auto"/>
            <w:left w:val="none" w:sz="0" w:space="0" w:color="auto"/>
            <w:bottom w:val="none" w:sz="0" w:space="0" w:color="auto"/>
            <w:right w:val="none" w:sz="0" w:space="0" w:color="auto"/>
          </w:divBdr>
        </w:div>
        <w:div w:id="1073892806">
          <w:marLeft w:val="0"/>
          <w:marRight w:val="0"/>
          <w:marTop w:val="0"/>
          <w:marBottom w:val="0"/>
          <w:divBdr>
            <w:top w:val="none" w:sz="0" w:space="0" w:color="auto"/>
            <w:left w:val="none" w:sz="0" w:space="0" w:color="auto"/>
            <w:bottom w:val="none" w:sz="0" w:space="0" w:color="auto"/>
            <w:right w:val="none" w:sz="0" w:space="0" w:color="auto"/>
          </w:divBdr>
        </w:div>
        <w:div w:id="1176923696">
          <w:marLeft w:val="0"/>
          <w:marRight w:val="0"/>
          <w:marTop w:val="0"/>
          <w:marBottom w:val="0"/>
          <w:divBdr>
            <w:top w:val="none" w:sz="0" w:space="0" w:color="auto"/>
            <w:left w:val="none" w:sz="0" w:space="0" w:color="auto"/>
            <w:bottom w:val="none" w:sz="0" w:space="0" w:color="auto"/>
            <w:right w:val="none" w:sz="0" w:space="0" w:color="auto"/>
          </w:divBdr>
        </w:div>
        <w:div w:id="1209537786">
          <w:marLeft w:val="0"/>
          <w:marRight w:val="0"/>
          <w:marTop w:val="0"/>
          <w:marBottom w:val="0"/>
          <w:divBdr>
            <w:top w:val="none" w:sz="0" w:space="0" w:color="auto"/>
            <w:left w:val="none" w:sz="0" w:space="0" w:color="auto"/>
            <w:bottom w:val="none" w:sz="0" w:space="0" w:color="auto"/>
            <w:right w:val="none" w:sz="0" w:space="0" w:color="auto"/>
          </w:divBdr>
        </w:div>
        <w:div w:id="1276673905">
          <w:marLeft w:val="0"/>
          <w:marRight w:val="0"/>
          <w:marTop w:val="0"/>
          <w:marBottom w:val="0"/>
          <w:divBdr>
            <w:top w:val="none" w:sz="0" w:space="0" w:color="auto"/>
            <w:left w:val="none" w:sz="0" w:space="0" w:color="auto"/>
            <w:bottom w:val="none" w:sz="0" w:space="0" w:color="auto"/>
            <w:right w:val="none" w:sz="0" w:space="0" w:color="auto"/>
          </w:divBdr>
        </w:div>
        <w:div w:id="1286351667">
          <w:marLeft w:val="0"/>
          <w:marRight w:val="0"/>
          <w:marTop w:val="0"/>
          <w:marBottom w:val="0"/>
          <w:divBdr>
            <w:top w:val="none" w:sz="0" w:space="0" w:color="auto"/>
            <w:left w:val="none" w:sz="0" w:space="0" w:color="auto"/>
            <w:bottom w:val="none" w:sz="0" w:space="0" w:color="auto"/>
            <w:right w:val="none" w:sz="0" w:space="0" w:color="auto"/>
          </w:divBdr>
        </w:div>
        <w:div w:id="1293756480">
          <w:marLeft w:val="0"/>
          <w:marRight w:val="0"/>
          <w:marTop w:val="0"/>
          <w:marBottom w:val="0"/>
          <w:divBdr>
            <w:top w:val="none" w:sz="0" w:space="0" w:color="auto"/>
            <w:left w:val="none" w:sz="0" w:space="0" w:color="auto"/>
            <w:bottom w:val="none" w:sz="0" w:space="0" w:color="auto"/>
            <w:right w:val="none" w:sz="0" w:space="0" w:color="auto"/>
          </w:divBdr>
        </w:div>
        <w:div w:id="1301960620">
          <w:marLeft w:val="0"/>
          <w:marRight w:val="0"/>
          <w:marTop w:val="0"/>
          <w:marBottom w:val="0"/>
          <w:divBdr>
            <w:top w:val="none" w:sz="0" w:space="0" w:color="auto"/>
            <w:left w:val="none" w:sz="0" w:space="0" w:color="auto"/>
            <w:bottom w:val="none" w:sz="0" w:space="0" w:color="auto"/>
            <w:right w:val="none" w:sz="0" w:space="0" w:color="auto"/>
          </w:divBdr>
        </w:div>
        <w:div w:id="1306474446">
          <w:marLeft w:val="0"/>
          <w:marRight w:val="0"/>
          <w:marTop w:val="0"/>
          <w:marBottom w:val="0"/>
          <w:divBdr>
            <w:top w:val="none" w:sz="0" w:space="0" w:color="auto"/>
            <w:left w:val="none" w:sz="0" w:space="0" w:color="auto"/>
            <w:bottom w:val="none" w:sz="0" w:space="0" w:color="auto"/>
            <w:right w:val="none" w:sz="0" w:space="0" w:color="auto"/>
          </w:divBdr>
        </w:div>
        <w:div w:id="1381440990">
          <w:marLeft w:val="0"/>
          <w:marRight w:val="0"/>
          <w:marTop w:val="0"/>
          <w:marBottom w:val="0"/>
          <w:divBdr>
            <w:top w:val="none" w:sz="0" w:space="0" w:color="auto"/>
            <w:left w:val="none" w:sz="0" w:space="0" w:color="auto"/>
            <w:bottom w:val="none" w:sz="0" w:space="0" w:color="auto"/>
            <w:right w:val="none" w:sz="0" w:space="0" w:color="auto"/>
          </w:divBdr>
        </w:div>
        <w:div w:id="1426152193">
          <w:marLeft w:val="0"/>
          <w:marRight w:val="0"/>
          <w:marTop w:val="0"/>
          <w:marBottom w:val="0"/>
          <w:divBdr>
            <w:top w:val="none" w:sz="0" w:space="0" w:color="auto"/>
            <w:left w:val="none" w:sz="0" w:space="0" w:color="auto"/>
            <w:bottom w:val="none" w:sz="0" w:space="0" w:color="auto"/>
            <w:right w:val="none" w:sz="0" w:space="0" w:color="auto"/>
          </w:divBdr>
        </w:div>
        <w:div w:id="1511678364">
          <w:marLeft w:val="0"/>
          <w:marRight w:val="0"/>
          <w:marTop w:val="0"/>
          <w:marBottom w:val="0"/>
          <w:divBdr>
            <w:top w:val="none" w:sz="0" w:space="0" w:color="auto"/>
            <w:left w:val="none" w:sz="0" w:space="0" w:color="auto"/>
            <w:bottom w:val="none" w:sz="0" w:space="0" w:color="auto"/>
            <w:right w:val="none" w:sz="0" w:space="0" w:color="auto"/>
          </w:divBdr>
        </w:div>
        <w:div w:id="1612738523">
          <w:marLeft w:val="0"/>
          <w:marRight w:val="0"/>
          <w:marTop w:val="0"/>
          <w:marBottom w:val="0"/>
          <w:divBdr>
            <w:top w:val="none" w:sz="0" w:space="0" w:color="auto"/>
            <w:left w:val="none" w:sz="0" w:space="0" w:color="auto"/>
            <w:bottom w:val="none" w:sz="0" w:space="0" w:color="auto"/>
            <w:right w:val="none" w:sz="0" w:space="0" w:color="auto"/>
          </w:divBdr>
        </w:div>
        <w:div w:id="1654522145">
          <w:marLeft w:val="0"/>
          <w:marRight w:val="0"/>
          <w:marTop w:val="0"/>
          <w:marBottom w:val="0"/>
          <w:divBdr>
            <w:top w:val="none" w:sz="0" w:space="0" w:color="auto"/>
            <w:left w:val="none" w:sz="0" w:space="0" w:color="auto"/>
            <w:bottom w:val="none" w:sz="0" w:space="0" w:color="auto"/>
            <w:right w:val="none" w:sz="0" w:space="0" w:color="auto"/>
          </w:divBdr>
        </w:div>
        <w:div w:id="1780055921">
          <w:marLeft w:val="0"/>
          <w:marRight w:val="0"/>
          <w:marTop w:val="0"/>
          <w:marBottom w:val="0"/>
          <w:divBdr>
            <w:top w:val="none" w:sz="0" w:space="0" w:color="auto"/>
            <w:left w:val="none" w:sz="0" w:space="0" w:color="auto"/>
            <w:bottom w:val="none" w:sz="0" w:space="0" w:color="auto"/>
            <w:right w:val="none" w:sz="0" w:space="0" w:color="auto"/>
          </w:divBdr>
        </w:div>
        <w:div w:id="1811047086">
          <w:marLeft w:val="0"/>
          <w:marRight w:val="0"/>
          <w:marTop w:val="0"/>
          <w:marBottom w:val="0"/>
          <w:divBdr>
            <w:top w:val="none" w:sz="0" w:space="0" w:color="auto"/>
            <w:left w:val="none" w:sz="0" w:space="0" w:color="auto"/>
            <w:bottom w:val="none" w:sz="0" w:space="0" w:color="auto"/>
            <w:right w:val="none" w:sz="0" w:space="0" w:color="auto"/>
          </w:divBdr>
        </w:div>
        <w:div w:id="1842550670">
          <w:marLeft w:val="0"/>
          <w:marRight w:val="0"/>
          <w:marTop w:val="0"/>
          <w:marBottom w:val="0"/>
          <w:divBdr>
            <w:top w:val="none" w:sz="0" w:space="0" w:color="auto"/>
            <w:left w:val="none" w:sz="0" w:space="0" w:color="auto"/>
            <w:bottom w:val="none" w:sz="0" w:space="0" w:color="auto"/>
            <w:right w:val="none" w:sz="0" w:space="0" w:color="auto"/>
          </w:divBdr>
        </w:div>
        <w:div w:id="2110078895">
          <w:marLeft w:val="0"/>
          <w:marRight w:val="0"/>
          <w:marTop w:val="0"/>
          <w:marBottom w:val="0"/>
          <w:divBdr>
            <w:top w:val="none" w:sz="0" w:space="0" w:color="auto"/>
            <w:left w:val="none" w:sz="0" w:space="0" w:color="auto"/>
            <w:bottom w:val="none" w:sz="0" w:space="0" w:color="auto"/>
            <w:right w:val="none" w:sz="0" w:space="0" w:color="auto"/>
          </w:divBdr>
        </w:div>
        <w:div w:id="2139061588">
          <w:marLeft w:val="0"/>
          <w:marRight w:val="0"/>
          <w:marTop w:val="0"/>
          <w:marBottom w:val="0"/>
          <w:divBdr>
            <w:top w:val="none" w:sz="0" w:space="0" w:color="auto"/>
            <w:left w:val="none" w:sz="0" w:space="0" w:color="auto"/>
            <w:bottom w:val="none" w:sz="0" w:space="0" w:color="auto"/>
            <w:right w:val="none" w:sz="0" w:space="0" w:color="auto"/>
          </w:divBdr>
        </w:div>
      </w:divsChild>
    </w:div>
    <w:div w:id="1161236320">
      <w:bodyDiv w:val="1"/>
      <w:marLeft w:val="0"/>
      <w:marRight w:val="0"/>
      <w:marTop w:val="0"/>
      <w:marBottom w:val="0"/>
      <w:divBdr>
        <w:top w:val="none" w:sz="0" w:space="0" w:color="auto"/>
        <w:left w:val="none" w:sz="0" w:space="0" w:color="auto"/>
        <w:bottom w:val="none" w:sz="0" w:space="0" w:color="auto"/>
        <w:right w:val="none" w:sz="0" w:space="0" w:color="auto"/>
      </w:divBdr>
      <w:divsChild>
        <w:div w:id="11345038">
          <w:marLeft w:val="0"/>
          <w:marRight w:val="0"/>
          <w:marTop w:val="0"/>
          <w:marBottom w:val="0"/>
          <w:divBdr>
            <w:top w:val="none" w:sz="0" w:space="0" w:color="auto"/>
            <w:left w:val="none" w:sz="0" w:space="0" w:color="auto"/>
            <w:bottom w:val="none" w:sz="0" w:space="0" w:color="auto"/>
            <w:right w:val="none" w:sz="0" w:space="0" w:color="auto"/>
          </w:divBdr>
        </w:div>
        <w:div w:id="24184778">
          <w:marLeft w:val="0"/>
          <w:marRight w:val="0"/>
          <w:marTop w:val="0"/>
          <w:marBottom w:val="0"/>
          <w:divBdr>
            <w:top w:val="none" w:sz="0" w:space="0" w:color="auto"/>
            <w:left w:val="none" w:sz="0" w:space="0" w:color="auto"/>
            <w:bottom w:val="none" w:sz="0" w:space="0" w:color="auto"/>
            <w:right w:val="none" w:sz="0" w:space="0" w:color="auto"/>
          </w:divBdr>
        </w:div>
        <w:div w:id="30569644">
          <w:marLeft w:val="0"/>
          <w:marRight w:val="0"/>
          <w:marTop w:val="0"/>
          <w:marBottom w:val="0"/>
          <w:divBdr>
            <w:top w:val="none" w:sz="0" w:space="0" w:color="auto"/>
            <w:left w:val="none" w:sz="0" w:space="0" w:color="auto"/>
            <w:bottom w:val="none" w:sz="0" w:space="0" w:color="auto"/>
            <w:right w:val="none" w:sz="0" w:space="0" w:color="auto"/>
          </w:divBdr>
        </w:div>
        <w:div w:id="153183129">
          <w:marLeft w:val="0"/>
          <w:marRight w:val="0"/>
          <w:marTop w:val="0"/>
          <w:marBottom w:val="0"/>
          <w:divBdr>
            <w:top w:val="none" w:sz="0" w:space="0" w:color="auto"/>
            <w:left w:val="none" w:sz="0" w:space="0" w:color="auto"/>
            <w:bottom w:val="none" w:sz="0" w:space="0" w:color="auto"/>
            <w:right w:val="none" w:sz="0" w:space="0" w:color="auto"/>
          </w:divBdr>
        </w:div>
        <w:div w:id="158346962">
          <w:marLeft w:val="0"/>
          <w:marRight w:val="0"/>
          <w:marTop w:val="0"/>
          <w:marBottom w:val="0"/>
          <w:divBdr>
            <w:top w:val="none" w:sz="0" w:space="0" w:color="auto"/>
            <w:left w:val="none" w:sz="0" w:space="0" w:color="auto"/>
            <w:bottom w:val="none" w:sz="0" w:space="0" w:color="auto"/>
            <w:right w:val="none" w:sz="0" w:space="0" w:color="auto"/>
          </w:divBdr>
        </w:div>
        <w:div w:id="189685292">
          <w:marLeft w:val="0"/>
          <w:marRight w:val="0"/>
          <w:marTop w:val="0"/>
          <w:marBottom w:val="0"/>
          <w:divBdr>
            <w:top w:val="none" w:sz="0" w:space="0" w:color="auto"/>
            <w:left w:val="none" w:sz="0" w:space="0" w:color="auto"/>
            <w:bottom w:val="none" w:sz="0" w:space="0" w:color="auto"/>
            <w:right w:val="none" w:sz="0" w:space="0" w:color="auto"/>
          </w:divBdr>
        </w:div>
        <w:div w:id="491213386">
          <w:marLeft w:val="0"/>
          <w:marRight w:val="0"/>
          <w:marTop w:val="0"/>
          <w:marBottom w:val="0"/>
          <w:divBdr>
            <w:top w:val="none" w:sz="0" w:space="0" w:color="auto"/>
            <w:left w:val="none" w:sz="0" w:space="0" w:color="auto"/>
            <w:bottom w:val="none" w:sz="0" w:space="0" w:color="auto"/>
            <w:right w:val="none" w:sz="0" w:space="0" w:color="auto"/>
          </w:divBdr>
        </w:div>
        <w:div w:id="604577909">
          <w:marLeft w:val="0"/>
          <w:marRight w:val="0"/>
          <w:marTop w:val="0"/>
          <w:marBottom w:val="0"/>
          <w:divBdr>
            <w:top w:val="none" w:sz="0" w:space="0" w:color="auto"/>
            <w:left w:val="none" w:sz="0" w:space="0" w:color="auto"/>
            <w:bottom w:val="none" w:sz="0" w:space="0" w:color="auto"/>
            <w:right w:val="none" w:sz="0" w:space="0" w:color="auto"/>
          </w:divBdr>
        </w:div>
        <w:div w:id="647977320">
          <w:marLeft w:val="0"/>
          <w:marRight w:val="0"/>
          <w:marTop w:val="0"/>
          <w:marBottom w:val="0"/>
          <w:divBdr>
            <w:top w:val="none" w:sz="0" w:space="0" w:color="auto"/>
            <w:left w:val="none" w:sz="0" w:space="0" w:color="auto"/>
            <w:bottom w:val="none" w:sz="0" w:space="0" w:color="auto"/>
            <w:right w:val="none" w:sz="0" w:space="0" w:color="auto"/>
          </w:divBdr>
        </w:div>
        <w:div w:id="853420264">
          <w:marLeft w:val="0"/>
          <w:marRight w:val="0"/>
          <w:marTop w:val="0"/>
          <w:marBottom w:val="0"/>
          <w:divBdr>
            <w:top w:val="none" w:sz="0" w:space="0" w:color="auto"/>
            <w:left w:val="none" w:sz="0" w:space="0" w:color="auto"/>
            <w:bottom w:val="none" w:sz="0" w:space="0" w:color="auto"/>
            <w:right w:val="none" w:sz="0" w:space="0" w:color="auto"/>
          </w:divBdr>
        </w:div>
        <w:div w:id="1107234480">
          <w:marLeft w:val="0"/>
          <w:marRight w:val="0"/>
          <w:marTop w:val="0"/>
          <w:marBottom w:val="0"/>
          <w:divBdr>
            <w:top w:val="none" w:sz="0" w:space="0" w:color="auto"/>
            <w:left w:val="none" w:sz="0" w:space="0" w:color="auto"/>
            <w:bottom w:val="none" w:sz="0" w:space="0" w:color="auto"/>
            <w:right w:val="none" w:sz="0" w:space="0" w:color="auto"/>
          </w:divBdr>
        </w:div>
        <w:div w:id="1348754300">
          <w:marLeft w:val="0"/>
          <w:marRight w:val="0"/>
          <w:marTop w:val="0"/>
          <w:marBottom w:val="0"/>
          <w:divBdr>
            <w:top w:val="none" w:sz="0" w:space="0" w:color="auto"/>
            <w:left w:val="none" w:sz="0" w:space="0" w:color="auto"/>
            <w:bottom w:val="none" w:sz="0" w:space="0" w:color="auto"/>
            <w:right w:val="none" w:sz="0" w:space="0" w:color="auto"/>
          </w:divBdr>
        </w:div>
        <w:div w:id="1496141953">
          <w:marLeft w:val="0"/>
          <w:marRight w:val="0"/>
          <w:marTop w:val="0"/>
          <w:marBottom w:val="0"/>
          <w:divBdr>
            <w:top w:val="none" w:sz="0" w:space="0" w:color="auto"/>
            <w:left w:val="none" w:sz="0" w:space="0" w:color="auto"/>
            <w:bottom w:val="none" w:sz="0" w:space="0" w:color="auto"/>
            <w:right w:val="none" w:sz="0" w:space="0" w:color="auto"/>
          </w:divBdr>
        </w:div>
        <w:div w:id="1503937353">
          <w:marLeft w:val="0"/>
          <w:marRight w:val="0"/>
          <w:marTop w:val="0"/>
          <w:marBottom w:val="0"/>
          <w:divBdr>
            <w:top w:val="none" w:sz="0" w:space="0" w:color="auto"/>
            <w:left w:val="none" w:sz="0" w:space="0" w:color="auto"/>
            <w:bottom w:val="none" w:sz="0" w:space="0" w:color="auto"/>
            <w:right w:val="none" w:sz="0" w:space="0" w:color="auto"/>
          </w:divBdr>
        </w:div>
        <w:div w:id="1759249318">
          <w:marLeft w:val="0"/>
          <w:marRight w:val="0"/>
          <w:marTop w:val="0"/>
          <w:marBottom w:val="0"/>
          <w:divBdr>
            <w:top w:val="none" w:sz="0" w:space="0" w:color="auto"/>
            <w:left w:val="none" w:sz="0" w:space="0" w:color="auto"/>
            <w:bottom w:val="none" w:sz="0" w:space="0" w:color="auto"/>
            <w:right w:val="none" w:sz="0" w:space="0" w:color="auto"/>
          </w:divBdr>
        </w:div>
        <w:div w:id="1784029720">
          <w:marLeft w:val="0"/>
          <w:marRight w:val="0"/>
          <w:marTop w:val="0"/>
          <w:marBottom w:val="0"/>
          <w:divBdr>
            <w:top w:val="none" w:sz="0" w:space="0" w:color="auto"/>
            <w:left w:val="none" w:sz="0" w:space="0" w:color="auto"/>
            <w:bottom w:val="none" w:sz="0" w:space="0" w:color="auto"/>
            <w:right w:val="none" w:sz="0" w:space="0" w:color="auto"/>
          </w:divBdr>
        </w:div>
        <w:div w:id="1837069595">
          <w:marLeft w:val="0"/>
          <w:marRight w:val="0"/>
          <w:marTop w:val="0"/>
          <w:marBottom w:val="0"/>
          <w:divBdr>
            <w:top w:val="none" w:sz="0" w:space="0" w:color="auto"/>
            <w:left w:val="none" w:sz="0" w:space="0" w:color="auto"/>
            <w:bottom w:val="none" w:sz="0" w:space="0" w:color="auto"/>
            <w:right w:val="none" w:sz="0" w:space="0" w:color="auto"/>
          </w:divBdr>
        </w:div>
        <w:div w:id="1908300051">
          <w:marLeft w:val="0"/>
          <w:marRight w:val="0"/>
          <w:marTop w:val="0"/>
          <w:marBottom w:val="0"/>
          <w:divBdr>
            <w:top w:val="none" w:sz="0" w:space="0" w:color="auto"/>
            <w:left w:val="none" w:sz="0" w:space="0" w:color="auto"/>
            <w:bottom w:val="none" w:sz="0" w:space="0" w:color="auto"/>
            <w:right w:val="none" w:sz="0" w:space="0" w:color="auto"/>
          </w:divBdr>
        </w:div>
        <w:div w:id="2003385776">
          <w:marLeft w:val="0"/>
          <w:marRight w:val="0"/>
          <w:marTop w:val="0"/>
          <w:marBottom w:val="0"/>
          <w:divBdr>
            <w:top w:val="none" w:sz="0" w:space="0" w:color="auto"/>
            <w:left w:val="none" w:sz="0" w:space="0" w:color="auto"/>
            <w:bottom w:val="none" w:sz="0" w:space="0" w:color="auto"/>
            <w:right w:val="none" w:sz="0" w:space="0" w:color="auto"/>
          </w:divBdr>
        </w:div>
        <w:div w:id="2089963532">
          <w:marLeft w:val="0"/>
          <w:marRight w:val="0"/>
          <w:marTop w:val="0"/>
          <w:marBottom w:val="0"/>
          <w:divBdr>
            <w:top w:val="none" w:sz="0" w:space="0" w:color="auto"/>
            <w:left w:val="none" w:sz="0" w:space="0" w:color="auto"/>
            <w:bottom w:val="none" w:sz="0" w:space="0" w:color="auto"/>
            <w:right w:val="none" w:sz="0" w:space="0" w:color="auto"/>
          </w:divBdr>
        </w:div>
        <w:div w:id="2135635701">
          <w:marLeft w:val="0"/>
          <w:marRight w:val="0"/>
          <w:marTop w:val="0"/>
          <w:marBottom w:val="0"/>
          <w:divBdr>
            <w:top w:val="none" w:sz="0" w:space="0" w:color="auto"/>
            <w:left w:val="none" w:sz="0" w:space="0" w:color="auto"/>
            <w:bottom w:val="none" w:sz="0" w:space="0" w:color="auto"/>
            <w:right w:val="none" w:sz="0" w:space="0" w:color="auto"/>
          </w:divBdr>
        </w:div>
      </w:divsChild>
    </w:div>
    <w:div w:id="1173569087">
      <w:bodyDiv w:val="1"/>
      <w:marLeft w:val="0"/>
      <w:marRight w:val="0"/>
      <w:marTop w:val="0"/>
      <w:marBottom w:val="0"/>
      <w:divBdr>
        <w:top w:val="none" w:sz="0" w:space="0" w:color="auto"/>
        <w:left w:val="none" w:sz="0" w:space="0" w:color="auto"/>
        <w:bottom w:val="none" w:sz="0" w:space="0" w:color="auto"/>
        <w:right w:val="none" w:sz="0" w:space="0" w:color="auto"/>
      </w:divBdr>
      <w:divsChild>
        <w:div w:id="216547470">
          <w:marLeft w:val="0"/>
          <w:marRight w:val="0"/>
          <w:marTop w:val="0"/>
          <w:marBottom w:val="0"/>
          <w:divBdr>
            <w:top w:val="none" w:sz="0" w:space="0" w:color="auto"/>
            <w:left w:val="none" w:sz="0" w:space="0" w:color="auto"/>
            <w:bottom w:val="none" w:sz="0" w:space="0" w:color="auto"/>
            <w:right w:val="none" w:sz="0" w:space="0" w:color="auto"/>
          </w:divBdr>
        </w:div>
        <w:div w:id="375131646">
          <w:marLeft w:val="0"/>
          <w:marRight w:val="0"/>
          <w:marTop w:val="0"/>
          <w:marBottom w:val="0"/>
          <w:divBdr>
            <w:top w:val="none" w:sz="0" w:space="0" w:color="auto"/>
            <w:left w:val="none" w:sz="0" w:space="0" w:color="auto"/>
            <w:bottom w:val="none" w:sz="0" w:space="0" w:color="auto"/>
            <w:right w:val="none" w:sz="0" w:space="0" w:color="auto"/>
          </w:divBdr>
        </w:div>
        <w:div w:id="910045288">
          <w:marLeft w:val="0"/>
          <w:marRight w:val="0"/>
          <w:marTop w:val="0"/>
          <w:marBottom w:val="0"/>
          <w:divBdr>
            <w:top w:val="none" w:sz="0" w:space="0" w:color="auto"/>
            <w:left w:val="none" w:sz="0" w:space="0" w:color="auto"/>
            <w:bottom w:val="none" w:sz="0" w:space="0" w:color="auto"/>
            <w:right w:val="none" w:sz="0" w:space="0" w:color="auto"/>
          </w:divBdr>
        </w:div>
      </w:divsChild>
    </w:div>
    <w:div w:id="1222518930">
      <w:bodyDiv w:val="1"/>
      <w:marLeft w:val="0"/>
      <w:marRight w:val="0"/>
      <w:marTop w:val="0"/>
      <w:marBottom w:val="0"/>
      <w:divBdr>
        <w:top w:val="none" w:sz="0" w:space="0" w:color="auto"/>
        <w:left w:val="none" w:sz="0" w:space="0" w:color="auto"/>
        <w:bottom w:val="none" w:sz="0" w:space="0" w:color="auto"/>
        <w:right w:val="none" w:sz="0" w:space="0" w:color="auto"/>
      </w:divBdr>
      <w:divsChild>
        <w:div w:id="65232357">
          <w:marLeft w:val="0"/>
          <w:marRight w:val="0"/>
          <w:marTop w:val="0"/>
          <w:marBottom w:val="0"/>
          <w:divBdr>
            <w:top w:val="none" w:sz="0" w:space="0" w:color="auto"/>
            <w:left w:val="none" w:sz="0" w:space="0" w:color="auto"/>
            <w:bottom w:val="none" w:sz="0" w:space="0" w:color="auto"/>
            <w:right w:val="none" w:sz="0" w:space="0" w:color="auto"/>
          </w:divBdr>
        </w:div>
        <w:div w:id="182942499">
          <w:marLeft w:val="0"/>
          <w:marRight w:val="0"/>
          <w:marTop w:val="0"/>
          <w:marBottom w:val="0"/>
          <w:divBdr>
            <w:top w:val="none" w:sz="0" w:space="0" w:color="auto"/>
            <w:left w:val="none" w:sz="0" w:space="0" w:color="auto"/>
            <w:bottom w:val="none" w:sz="0" w:space="0" w:color="auto"/>
            <w:right w:val="none" w:sz="0" w:space="0" w:color="auto"/>
          </w:divBdr>
        </w:div>
        <w:div w:id="226578176">
          <w:marLeft w:val="0"/>
          <w:marRight w:val="0"/>
          <w:marTop w:val="0"/>
          <w:marBottom w:val="0"/>
          <w:divBdr>
            <w:top w:val="none" w:sz="0" w:space="0" w:color="auto"/>
            <w:left w:val="none" w:sz="0" w:space="0" w:color="auto"/>
            <w:bottom w:val="none" w:sz="0" w:space="0" w:color="auto"/>
            <w:right w:val="none" w:sz="0" w:space="0" w:color="auto"/>
          </w:divBdr>
        </w:div>
        <w:div w:id="332225397">
          <w:marLeft w:val="0"/>
          <w:marRight w:val="0"/>
          <w:marTop w:val="0"/>
          <w:marBottom w:val="0"/>
          <w:divBdr>
            <w:top w:val="none" w:sz="0" w:space="0" w:color="auto"/>
            <w:left w:val="none" w:sz="0" w:space="0" w:color="auto"/>
            <w:bottom w:val="none" w:sz="0" w:space="0" w:color="auto"/>
            <w:right w:val="none" w:sz="0" w:space="0" w:color="auto"/>
          </w:divBdr>
        </w:div>
        <w:div w:id="359208521">
          <w:marLeft w:val="0"/>
          <w:marRight w:val="0"/>
          <w:marTop w:val="0"/>
          <w:marBottom w:val="0"/>
          <w:divBdr>
            <w:top w:val="none" w:sz="0" w:space="0" w:color="auto"/>
            <w:left w:val="none" w:sz="0" w:space="0" w:color="auto"/>
            <w:bottom w:val="none" w:sz="0" w:space="0" w:color="auto"/>
            <w:right w:val="none" w:sz="0" w:space="0" w:color="auto"/>
          </w:divBdr>
        </w:div>
        <w:div w:id="393285591">
          <w:marLeft w:val="0"/>
          <w:marRight w:val="0"/>
          <w:marTop w:val="0"/>
          <w:marBottom w:val="0"/>
          <w:divBdr>
            <w:top w:val="none" w:sz="0" w:space="0" w:color="auto"/>
            <w:left w:val="none" w:sz="0" w:space="0" w:color="auto"/>
            <w:bottom w:val="none" w:sz="0" w:space="0" w:color="auto"/>
            <w:right w:val="none" w:sz="0" w:space="0" w:color="auto"/>
          </w:divBdr>
        </w:div>
        <w:div w:id="408817202">
          <w:marLeft w:val="0"/>
          <w:marRight w:val="0"/>
          <w:marTop w:val="0"/>
          <w:marBottom w:val="0"/>
          <w:divBdr>
            <w:top w:val="none" w:sz="0" w:space="0" w:color="auto"/>
            <w:left w:val="none" w:sz="0" w:space="0" w:color="auto"/>
            <w:bottom w:val="none" w:sz="0" w:space="0" w:color="auto"/>
            <w:right w:val="none" w:sz="0" w:space="0" w:color="auto"/>
          </w:divBdr>
        </w:div>
        <w:div w:id="418334106">
          <w:marLeft w:val="0"/>
          <w:marRight w:val="0"/>
          <w:marTop w:val="0"/>
          <w:marBottom w:val="0"/>
          <w:divBdr>
            <w:top w:val="none" w:sz="0" w:space="0" w:color="auto"/>
            <w:left w:val="none" w:sz="0" w:space="0" w:color="auto"/>
            <w:bottom w:val="none" w:sz="0" w:space="0" w:color="auto"/>
            <w:right w:val="none" w:sz="0" w:space="0" w:color="auto"/>
          </w:divBdr>
        </w:div>
        <w:div w:id="806704735">
          <w:marLeft w:val="0"/>
          <w:marRight w:val="0"/>
          <w:marTop w:val="0"/>
          <w:marBottom w:val="0"/>
          <w:divBdr>
            <w:top w:val="none" w:sz="0" w:space="0" w:color="auto"/>
            <w:left w:val="none" w:sz="0" w:space="0" w:color="auto"/>
            <w:bottom w:val="none" w:sz="0" w:space="0" w:color="auto"/>
            <w:right w:val="none" w:sz="0" w:space="0" w:color="auto"/>
          </w:divBdr>
        </w:div>
        <w:div w:id="839348636">
          <w:marLeft w:val="0"/>
          <w:marRight w:val="0"/>
          <w:marTop w:val="0"/>
          <w:marBottom w:val="0"/>
          <w:divBdr>
            <w:top w:val="none" w:sz="0" w:space="0" w:color="auto"/>
            <w:left w:val="none" w:sz="0" w:space="0" w:color="auto"/>
            <w:bottom w:val="none" w:sz="0" w:space="0" w:color="auto"/>
            <w:right w:val="none" w:sz="0" w:space="0" w:color="auto"/>
          </w:divBdr>
        </w:div>
        <w:div w:id="867569749">
          <w:marLeft w:val="0"/>
          <w:marRight w:val="0"/>
          <w:marTop w:val="0"/>
          <w:marBottom w:val="0"/>
          <w:divBdr>
            <w:top w:val="none" w:sz="0" w:space="0" w:color="auto"/>
            <w:left w:val="none" w:sz="0" w:space="0" w:color="auto"/>
            <w:bottom w:val="none" w:sz="0" w:space="0" w:color="auto"/>
            <w:right w:val="none" w:sz="0" w:space="0" w:color="auto"/>
          </w:divBdr>
        </w:div>
        <w:div w:id="1079475162">
          <w:marLeft w:val="0"/>
          <w:marRight w:val="0"/>
          <w:marTop w:val="0"/>
          <w:marBottom w:val="0"/>
          <w:divBdr>
            <w:top w:val="none" w:sz="0" w:space="0" w:color="auto"/>
            <w:left w:val="none" w:sz="0" w:space="0" w:color="auto"/>
            <w:bottom w:val="none" w:sz="0" w:space="0" w:color="auto"/>
            <w:right w:val="none" w:sz="0" w:space="0" w:color="auto"/>
          </w:divBdr>
        </w:div>
        <w:div w:id="1142506045">
          <w:marLeft w:val="0"/>
          <w:marRight w:val="0"/>
          <w:marTop w:val="0"/>
          <w:marBottom w:val="0"/>
          <w:divBdr>
            <w:top w:val="none" w:sz="0" w:space="0" w:color="auto"/>
            <w:left w:val="none" w:sz="0" w:space="0" w:color="auto"/>
            <w:bottom w:val="none" w:sz="0" w:space="0" w:color="auto"/>
            <w:right w:val="none" w:sz="0" w:space="0" w:color="auto"/>
          </w:divBdr>
        </w:div>
        <w:div w:id="1146510264">
          <w:marLeft w:val="0"/>
          <w:marRight w:val="0"/>
          <w:marTop w:val="0"/>
          <w:marBottom w:val="0"/>
          <w:divBdr>
            <w:top w:val="none" w:sz="0" w:space="0" w:color="auto"/>
            <w:left w:val="none" w:sz="0" w:space="0" w:color="auto"/>
            <w:bottom w:val="none" w:sz="0" w:space="0" w:color="auto"/>
            <w:right w:val="none" w:sz="0" w:space="0" w:color="auto"/>
          </w:divBdr>
        </w:div>
        <w:div w:id="1475220448">
          <w:marLeft w:val="0"/>
          <w:marRight w:val="0"/>
          <w:marTop w:val="0"/>
          <w:marBottom w:val="0"/>
          <w:divBdr>
            <w:top w:val="none" w:sz="0" w:space="0" w:color="auto"/>
            <w:left w:val="none" w:sz="0" w:space="0" w:color="auto"/>
            <w:bottom w:val="none" w:sz="0" w:space="0" w:color="auto"/>
            <w:right w:val="none" w:sz="0" w:space="0" w:color="auto"/>
          </w:divBdr>
        </w:div>
      </w:divsChild>
    </w:div>
    <w:div w:id="1258634950">
      <w:bodyDiv w:val="1"/>
      <w:marLeft w:val="0"/>
      <w:marRight w:val="0"/>
      <w:marTop w:val="0"/>
      <w:marBottom w:val="0"/>
      <w:divBdr>
        <w:top w:val="none" w:sz="0" w:space="0" w:color="auto"/>
        <w:left w:val="none" w:sz="0" w:space="0" w:color="auto"/>
        <w:bottom w:val="none" w:sz="0" w:space="0" w:color="auto"/>
        <w:right w:val="none" w:sz="0" w:space="0" w:color="auto"/>
      </w:divBdr>
      <w:divsChild>
        <w:div w:id="24866022">
          <w:marLeft w:val="0"/>
          <w:marRight w:val="0"/>
          <w:marTop w:val="0"/>
          <w:marBottom w:val="0"/>
          <w:divBdr>
            <w:top w:val="none" w:sz="0" w:space="0" w:color="auto"/>
            <w:left w:val="none" w:sz="0" w:space="0" w:color="auto"/>
            <w:bottom w:val="none" w:sz="0" w:space="0" w:color="auto"/>
            <w:right w:val="none" w:sz="0" w:space="0" w:color="auto"/>
          </w:divBdr>
        </w:div>
        <w:div w:id="167907533">
          <w:marLeft w:val="0"/>
          <w:marRight w:val="0"/>
          <w:marTop w:val="0"/>
          <w:marBottom w:val="0"/>
          <w:divBdr>
            <w:top w:val="none" w:sz="0" w:space="0" w:color="auto"/>
            <w:left w:val="none" w:sz="0" w:space="0" w:color="auto"/>
            <w:bottom w:val="none" w:sz="0" w:space="0" w:color="auto"/>
            <w:right w:val="none" w:sz="0" w:space="0" w:color="auto"/>
          </w:divBdr>
        </w:div>
        <w:div w:id="261036686">
          <w:marLeft w:val="0"/>
          <w:marRight w:val="0"/>
          <w:marTop w:val="0"/>
          <w:marBottom w:val="0"/>
          <w:divBdr>
            <w:top w:val="none" w:sz="0" w:space="0" w:color="auto"/>
            <w:left w:val="none" w:sz="0" w:space="0" w:color="auto"/>
            <w:bottom w:val="none" w:sz="0" w:space="0" w:color="auto"/>
            <w:right w:val="none" w:sz="0" w:space="0" w:color="auto"/>
          </w:divBdr>
        </w:div>
        <w:div w:id="498428027">
          <w:marLeft w:val="0"/>
          <w:marRight w:val="0"/>
          <w:marTop w:val="0"/>
          <w:marBottom w:val="0"/>
          <w:divBdr>
            <w:top w:val="none" w:sz="0" w:space="0" w:color="auto"/>
            <w:left w:val="none" w:sz="0" w:space="0" w:color="auto"/>
            <w:bottom w:val="none" w:sz="0" w:space="0" w:color="auto"/>
            <w:right w:val="none" w:sz="0" w:space="0" w:color="auto"/>
          </w:divBdr>
        </w:div>
        <w:div w:id="637806129">
          <w:marLeft w:val="0"/>
          <w:marRight w:val="0"/>
          <w:marTop w:val="0"/>
          <w:marBottom w:val="0"/>
          <w:divBdr>
            <w:top w:val="none" w:sz="0" w:space="0" w:color="auto"/>
            <w:left w:val="none" w:sz="0" w:space="0" w:color="auto"/>
            <w:bottom w:val="none" w:sz="0" w:space="0" w:color="auto"/>
            <w:right w:val="none" w:sz="0" w:space="0" w:color="auto"/>
          </w:divBdr>
        </w:div>
        <w:div w:id="679234669">
          <w:marLeft w:val="0"/>
          <w:marRight w:val="0"/>
          <w:marTop w:val="0"/>
          <w:marBottom w:val="0"/>
          <w:divBdr>
            <w:top w:val="none" w:sz="0" w:space="0" w:color="auto"/>
            <w:left w:val="none" w:sz="0" w:space="0" w:color="auto"/>
            <w:bottom w:val="none" w:sz="0" w:space="0" w:color="auto"/>
            <w:right w:val="none" w:sz="0" w:space="0" w:color="auto"/>
          </w:divBdr>
        </w:div>
        <w:div w:id="699361402">
          <w:marLeft w:val="0"/>
          <w:marRight w:val="0"/>
          <w:marTop w:val="0"/>
          <w:marBottom w:val="0"/>
          <w:divBdr>
            <w:top w:val="none" w:sz="0" w:space="0" w:color="auto"/>
            <w:left w:val="none" w:sz="0" w:space="0" w:color="auto"/>
            <w:bottom w:val="none" w:sz="0" w:space="0" w:color="auto"/>
            <w:right w:val="none" w:sz="0" w:space="0" w:color="auto"/>
          </w:divBdr>
        </w:div>
        <w:div w:id="890731006">
          <w:marLeft w:val="0"/>
          <w:marRight w:val="0"/>
          <w:marTop w:val="0"/>
          <w:marBottom w:val="0"/>
          <w:divBdr>
            <w:top w:val="none" w:sz="0" w:space="0" w:color="auto"/>
            <w:left w:val="none" w:sz="0" w:space="0" w:color="auto"/>
            <w:bottom w:val="none" w:sz="0" w:space="0" w:color="auto"/>
            <w:right w:val="none" w:sz="0" w:space="0" w:color="auto"/>
          </w:divBdr>
        </w:div>
        <w:div w:id="998533692">
          <w:marLeft w:val="0"/>
          <w:marRight w:val="0"/>
          <w:marTop w:val="0"/>
          <w:marBottom w:val="0"/>
          <w:divBdr>
            <w:top w:val="none" w:sz="0" w:space="0" w:color="auto"/>
            <w:left w:val="none" w:sz="0" w:space="0" w:color="auto"/>
            <w:bottom w:val="none" w:sz="0" w:space="0" w:color="auto"/>
            <w:right w:val="none" w:sz="0" w:space="0" w:color="auto"/>
          </w:divBdr>
        </w:div>
        <w:div w:id="1130514717">
          <w:marLeft w:val="0"/>
          <w:marRight w:val="0"/>
          <w:marTop w:val="0"/>
          <w:marBottom w:val="0"/>
          <w:divBdr>
            <w:top w:val="none" w:sz="0" w:space="0" w:color="auto"/>
            <w:left w:val="none" w:sz="0" w:space="0" w:color="auto"/>
            <w:bottom w:val="none" w:sz="0" w:space="0" w:color="auto"/>
            <w:right w:val="none" w:sz="0" w:space="0" w:color="auto"/>
          </w:divBdr>
        </w:div>
        <w:div w:id="1154875401">
          <w:marLeft w:val="0"/>
          <w:marRight w:val="0"/>
          <w:marTop w:val="0"/>
          <w:marBottom w:val="0"/>
          <w:divBdr>
            <w:top w:val="none" w:sz="0" w:space="0" w:color="auto"/>
            <w:left w:val="none" w:sz="0" w:space="0" w:color="auto"/>
            <w:bottom w:val="none" w:sz="0" w:space="0" w:color="auto"/>
            <w:right w:val="none" w:sz="0" w:space="0" w:color="auto"/>
          </w:divBdr>
        </w:div>
        <w:div w:id="1202783507">
          <w:marLeft w:val="0"/>
          <w:marRight w:val="0"/>
          <w:marTop w:val="0"/>
          <w:marBottom w:val="0"/>
          <w:divBdr>
            <w:top w:val="none" w:sz="0" w:space="0" w:color="auto"/>
            <w:left w:val="none" w:sz="0" w:space="0" w:color="auto"/>
            <w:bottom w:val="none" w:sz="0" w:space="0" w:color="auto"/>
            <w:right w:val="none" w:sz="0" w:space="0" w:color="auto"/>
          </w:divBdr>
        </w:div>
        <w:div w:id="1228616587">
          <w:marLeft w:val="0"/>
          <w:marRight w:val="0"/>
          <w:marTop w:val="0"/>
          <w:marBottom w:val="0"/>
          <w:divBdr>
            <w:top w:val="none" w:sz="0" w:space="0" w:color="auto"/>
            <w:left w:val="none" w:sz="0" w:space="0" w:color="auto"/>
            <w:bottom w:val="none" w:sz="0" w:space="0" w:color="auto"/>
            <w:right w:val="none" w:sz="0" w:space="0" w:color="auto"/>
          </w:divBdr>
        </w:div>
        <w:div w:id="1451363908">
          <w:marLeft w:val="0"/>
          <w:marRight w:val="0"/>
          <w:marTop w:val="0"/>
          <w:marBottom w:val="0"/>
          <w:divBdr>
            <w:top w:val="none" w:sz="0" w:space="0" w:color="auto"/>
            <w:left w:val="none" w:sz="0" w:space="0" w:color="auto"/>
            <w:bottom w:val="none" w:sz="0" w:space="0" w:color="auto"/>
            <w:right w:val="none" w:sz="0" w:space="0" w:color="auto"/>
          </w:divBdr>
        </w:div>
        <w:div w:id="1534920985">
          <w:marLeft w:val="0"/>
          <w:marRight w:val="0"/>
          <w:marTop w:val="0"/>
          <w:marBottom w:val="0"/>
          <w:divBdr>
            <w:top w:val="none" w:sz="0" w:space="0" w:color="auto"/>
            <w:left w:val="none" w:sz="0" w:space="0" w:color="auto"/>
            <w:bottom w:val="none" w:sz="0" w:space="0" w:color="auto"/>
            <w:right w:val="none" w:sz="0" w:space="0" w:color="auto"/>
          </w:divBdr>
        </w:div>
        <w:div w:id="1600524067">
          <w:marLeft w:val="0"/>
          <w:marRight w:val="0"/>
          <w:marTop w:val="0"/>
          <w:marBottom w:val="0"/>
          <w:divBdr>
            <w:top w:val="none" w:sz="0" w:space="0" w:color="auto"/>
            <w:left w:val="none" w:sz="0" w:space="0" w:color="auto"/>
            <w:bottom w:val="none" w:sz="0" w:space="0" w:color="auto"/>
            <w:right w:val="none" w:sz="0" w:space="0" w:color="auto"/>
          </w:divBdr>
        </w:div>
        <w:div w:id="1721395505">
          <w:marLeft w:val="0"/>
          <w:marRight w:val="0"/>
          <w:marTop w:val="0"/>
          <w:marBottom w:val="0"/>
          <w:divBdr>
            <w:top w:val="none" w:sz="0" w:space="0" w:color="auto"/>
            <w:left w:val="none" w:sz="0" w:space="0" w:color="auto"/>
            <w:bottom w:val="none" w:sz="0" w:space="0" w:color="auto"/>
            <w:right w:val="none" w:sz="0" w:space="0" w:color="auto"/>
          </w:divBdr>
        </w:div>
        <w:div w:id="2060860772">
          <w:marLeft w:val="0"/>
          <w:marRight w:val="0"/>
          <w:marTop w:val="0"/>
          <w:marBottom w:val="0"/>
          <w:divBdr>
            <w:top w:val="none" w:sz="0" w:space="0" w:color="auto"/>
            <w:left w:val="none" w:sz="0" w:space="0" w:color="auto"/>
            <w:bottom w:val="none" w:sz="0" w:space="0" w:color="auto"/>
            <w:right w:val="none" w:sz="0" w:space="0" w:color="auto"/>
          </w:divBdr>
        </w:div>
      </w:divsChild>
    </w:div>
    <w:div w:id="1266693128">
      <w:bodyDiv w:val="1"/>
      <w:marLeft w:val="0"/>
      <w:marRight w:val="0"/>
      <w:marTop w:val="0"/>
      <w:marBottom w:val="0"/>
      <w:divBdr>
        <w:top w:val="none" w:sz="0" w:space="0" w:color="auto"/>
        <w:left w:val="none" w:sz="0" w:space="0" w:color="auto"/>
        <w:bottom w:val="none" w:sz="0" w:space="0" w:color="auto"/>
        <w:right w:val="none" w:sz="0" w:space="0" w:color="auto"/>
      </w:divBdr>
      <w:divsChild>
        <w:div w:id="329910705">
          <w:marLeft w:val="0"/>
          <w:marRight w:val="0"/>
          <w:marTop w:val="0"/>
          <w:marBottom w:val="0"/>
          <w:divBdr>
            <w:top w:val="none" w:sz="0" w:space="0" w:color="auto"/>
            <w:left w:val="none" w:sz="0" w:space="0" w:color="auto"/>
            <w:bottom w:val="none" w:sz="0" w:space="0" w:color="auto"/>
            <w:right w:val="none" w:sz="0" w:space="0" w:color="auto"/>
          </w:divBdr>
        </w:div>
        <w:div w:id="870067168">
          <w:marLeft w:val="0"/>
          <w:marRight w:val="0"/>
          <w:marTop w:val="0"/>
          <w:marBottom w:val="0"/>
          <w:divBdr>
            <w:top w:val="none" w:sz="0" w:space="0" w:color="auto"/>
            <w:left w:val="none" w:sz="0" w:space="0" w:color="auto"/>
            <w:bottom w:val="none" w:sz="0" w:space="0" w:color="auto"/>
            <w:right w:val="none" w:sz="0" w:space="0" w:color="auto"/>
          </w:divBdr>
        </w:div>
        <w:div w:id="926383692">
          <w:marLeft w:val="0"/>
          <w:marRight w:val="0"/>
          <w:marTop w:val="0"/>
          <w:marBottom w:val="0"/>
          <w:divBdr>
            <w:top w:val="none" w:sz="0" w:space="0" w:color="auto"/>
            <w:left w:val="none" w:sz="0" w:space="0" w:color="auto"/>
            <w:bottom w:val="none" w:sz="0" w:space="0" w:color="auto"/>
            <w:right w:val="none" w:sz="0" w:space="0" w:color="auto"/>
          </w:divBdr>
        </w:div>
        <w:div w:id="1446846296">
          <w:marLeft w:val="0"/>
          <w:marRight w:val="0"/>
          <w:marTop w:val="0"/>
          <w:marBottom w:val="0"/>
          <w:divBdr>
            <w:top w:val="none" w:sz="0" w:space="0" w:color="auto"/>
            <w:left w:val="none" w:sz="0" w:space="0" w:color="auto"/>
            <w:bottom w:val="none" w:sz="0" w:space="0" w:color="auto"/>
            <w:right w:val="none" w:sz="0" w:space="0" w:color="auto"/>
          </w:divBdr>
        </w:div>
        <w:div w:id="1594581510">
          <w:marLeft w:val="0"/>
          <w:marRight w:val="0"/>
          <w:marTop w:val="0"/>
          <w:marBottom w:val="0"/>
          <w:divBdr>
            <w:top w:val="none" w:sz="0" w:space="0" w:color="auto"/>
            <w:left w:val="none" w:sz="0" w:space="0" w:color="auto"/>
            <w:bottom w:val="none" w:sz="0" w:space="0" w:color="auto"/>
            <w:right w:val="none" w:sz="0" w:space="0" w:color="auto"/>
          </w:divBdr>
        </w:div>
        <w:div w:id="1673606124">
          <w:marLeft w:val="0"/>
          <w:marRight w:val="0"/>
          <w:marTop w:val="0"/>
          <w:marBottom w:val="0"/>
          <w:divBdr>
            <w:top w:val="none" w:sz="0" w:space="0" w:color="auto"/>
            <w:left w:val="none" w:sz="0" w:space="0" w:color="auto"/>
            <w:bottom w:val="none" w:sz="0" w:space="0" w:color="auto"/>
            <w:right w:val="none" w:sz="0" w:space="0" w:color="auto"/>
          </w:divBdr>
        </w:div>
        <w:div w:id="1730416414">
          <w:marLeft w:val="0"/>
          <w:marRight w:val="0"/>
          <w:marTop w:val="0"/>
          <w:marBottom w:val="0"/>
          <w:divBdr>
            <w:top w:val="none" w:sz="0" w:space="0" w:color="auto"/>
            <w:left w:val="none" w:sz="0" w:space="0" w:color="auto"/>
            <w:bottom w:val="none" w:sz="0" w:space="0" w:color="auto"/>
            <w:right w:val="none" w:sz="0" w:space="0" w:color="auto"/>
          </w:divBdr>
        </w:div>
        <w:div w:id="1903250447">
          <w:marLeft w:val="0"/>
          <w:marRight w:val="0"/>
          <w:marTop w:val="0"/>
          <w:marBottom w:val="0"/>
          <w:divBdr>
            <w:top w:val="none" w:sz="0" w:space="0" w:color="auto"/>
            <w:left w:val="none" w:sz="0" w:space="0" w:color="auto"/>
            <w:bottom w:val="none" w:sz="0" w:space="0" w:color="auto"/>
            <w:right w:val="none" w:sz="0" w:space="0" w:color="auto"/>
          </w:divBdr>
        </w:div>
        <w:div w:id="1927106393">
          <w:marLeft w:val="0"/>
          <w:marRight w:val="0"/>
          <w:marTop w:val="0"/>
          <w:marBottom w:val="0"/>
          <w:divBdr>
            <w:top w:val="none" w:sz="0" w:space="0" w:color="auto"/>
            <w:left w:val="none" w:sz="0" w:space="0" w:color="auto"/>
            <w:bottom w:val="none" w:sz="0" w:space="0" w:color="auto"/>
            <w:right w:val="none" w:sz="0" w:space="0" w:color="auto"/>
          </w:divBdr>
        </w:div>
        <w:div w:id="1949000077">
          <w:marLeft w:val="0"/>
          <w:marRight w:val="0"/>
          <w:marTop w:val="0"/>
          <w:marBottom w:val="0"/>
          <w:divBdr>
            <w:top w:val="none" w:sz="0" w:space="0" w:color="auto"/>
            <w:left w:val="none" w:sz="0" w:space="0" w:color="auto"/>
            <w:bottom w:val="none" w:sz="0" w:space="0" w:color="auto"/>
            <w:right w:val="none" w:sz="0" w:space="0" w:color="auto"/>
          </w:divBdr>
        </w:div>
        <w:div w:id="2097557707">
          <w:marLeft w:val="0"/>
          <w:marRight w:val="0"/>
          <w:marTop w:val="0"/>
          <w:marBottom w:val="0"/>
          <w:divBdr>
            <w:top w:val="none" w:sz="0" w:space="0" w:color="auto"/>
            <w:left w:val="none" w:sz="0" w:space="0" w:color="auto"/>
            <w:bottom w:val="none" w:sz="0" w:space="0" w:color="auto"/>
            <w:right w:val="none" w:sz="0" w:space="0" w:color="auto"/>
          </w:divBdr>
        </w:div>
      </w:divsChild>
    </w:div>
    <w:div w:id="1296831213">
      <w:bodyDiv w:val="1"/>
      <w:marLeft w:val="0"/>
      <w:marRight w:val="0"/>
      <w:marTop w:val="0"/>
      <w:marBottom w:val="0"/>
      <w:divBdr>
        <w:top w:val="none" w:sz="0" w:space="0" w:color="auto"/>
        <w:left w:val="none" w:sz="0" w:space="0" w:color="auto"/>
        <w:bottom w:val="none" w:sz="0" w:space="0" w:color="auto"/>
        <w:right w:val="none" w:sz="0" w:space="0" w:color="auto"/>
      </w:divBdr>
      <w:divsChild>
        <w:div w:id="1661809089">
          <w:marLeft w:val="0"/>
          <w:marRight w:val="0"/>
          <w:marTop w:val="0"/>
          <w:marBottom w:val="0"/>
          <w:divBdr>
            <w:top w:val="none" w:sz="0" w:space="0" w:color="auto"/>
            <w:left w:val="none" w:sz="0" w:space="0" w:color="auto"/>
            <w:bottom w:val="none" w:sz="0" w:space="0" w:color="auto"/>
            <w:right w:val="none" w:sz="0" w:space="0" w:color="auto"/>
          </w:divBdr>
        </w:div>
      </w:divsChild>
    </w:div>
    <w:div w:id="1329090588">
      <w:bodyDiv w:val="1"/>
      <w:marLeft w:val="0"/>
      <w:marRight w:val="0"/>
      <w:marTop w:val="0"/>
      <w:marBottom w:val="0"/>
      <w:divBdr>
        <w:top w:val="none" w:sz="0" w:space="0" w:color="auto"/>
        <w:left w:val="none" w:sz="0" w:space="0" w:color="auto"/>
        <w:bottom w:val="none" w:sz="0" w:space="0" w:color="auto"/>
        <w:right w:val="none" w:sz="0" w:space="0" w:color="auto"/>
      </w:divBdr>
      <w:divsChild>
        <w:div w:id="130489731">
          <w:marLeft w:val="0"/>
          <w:marRight w:val="0"/>
          <w:marTop w:val="0"/>
          <w:marBottom w:val="0"/>
          <w:divBdr>
            <w:top w:val="none" w:sz="0" w:space="0" w:color="auto"/>
            <w:left w:val="none" w:sz="0" w:space="0" w:color="auto"/>
            <w:bottom w:val="none" w:sz="0" w:space="0" w:color="auto"/>
            <w:right w:val="none" w:sz="0" w:space="0" w:color="auto"/>
          </w:divBdr>
        </w:div>
        <w:div w:id="231820348">
          <w:marLeft w:val="0"/>
          <w:marRight w:val="0"/>
          <w:marTop w:val="0"/>
          <w:marBottom w:val="0"/>
          <w:divBdr>
            <w:top w:val="none" w:sz="0" w:space="0" w:color="auto"/>
            <w:left w:val="none" w:sz="0" w:space="0" w:color="auto"/>
            <w:bottom w:val="none" w:sz="0" w:space="0" w:color="auto"/>
            <w:right w:val="none" w:sz="0" w:space="0" w:color="auto"/>
          </w:divBdr>
        </w:div>
        <w:div w:id="286006259">
          <w:marLeft w:val="0"/>
          <w:marRight w:val="0"/>
          <w:marTop w:val="0"/>
          <w:marBottom w:val="0"/>
          <w:divBdr>
            <w:top w:val="none" w:sz="0" w:space="0" w:color="auto"/>
            <w:left w:val="none" w:sz="0" w:space="0" w:color="auto"/>
            <w:bottom w:val="none" w:sz="0" w:space="0" w:color="auto"/>
            <w:right w:val="none" w:sz="0" w:space="0" w:color="auto"/>
          </w:divBdr>
        </w:div>
        <w:div w:id="343090763">
          <w:marLeft w:val="0"/>
          <w:marRight w:val="0"/>
          <w:marTop w:val="0"/>
          <w:marBottom w:val="0"/>
          <w:divBdr>
            <w:top w:val="none" w:sz="0" w:space="0" w:color="auto"/>
            <w:left w:val="none" w:sz="0" w:space="0" w:color="auto"/>
            <w:bottom w:val="none" w:sz="0" w:space="0" w:color="auto"/>
            <w:right w:val="none" w:sz="0" w:space="0" w:color="auto"/>
          </w:divBdr>
        </w:div>
        <w:div w:id="436485251">
          <w:marLeft w:val="0"/>
          <w:marRight w:val="0"/>
          <w:marTop w:val="0"/>
          <w:marBottom w:val="0"/>
          <w:divBdr>
            <w:top w:val="none" w:sz="0" w:space="0" w:color="auto"/>
            <w:left w:val="none" w:sz="0" w:space="0" w:color="auto"/>
            <w:bottom w:val="none" w:sz="0" w:space="0" w:color="auto"/>
            <w:right w:val="none" w:sz="0" w:space="0" w:color="auto"/>
          </w:divBdr>
        </w:div>
        <w:div w:id="479880369">
          <w:marLeft w:val="0"/>
          <w:marRight w:val="0"/>
          <w:marTop w:val="0"/>
          <w:marBottom w:val="0"/>
          <w:divBdr>
            <w:top w:val="none" w:sz="0" w:space="0" w:color="auto"/>
            <w:left w:val="none" w:sz="0" w:space="0" w:color="auto"/>
            <w:bottom w:val="none" w:sz="0" w:space="0" w:color="auto"/>
            <w:right w:val="none" w:sz="0" w:space="0" w:color="auto"/>
          </w:divBdr>
        </w:div>
        <w:div w:id="518737681">
          <w:marLeft w:val="0"/>
          <w:marRight w:val="0"/>
          <w:marTop w:val="0"/>
          <w:marBottom w:val="0"/>
          <w:divBdr>
            <w:top w:val="none" w:sz="0" w:space="0" w:color="auto"/>
            <w:left w:val="none" w:sz="0" w:space="0" w:color="auto"/>
            <w:bottom w:val="none" w:sz="0" w:space="0" w:color="auto"/>
            <w:right w:val="none" w:sz="0" w:space="0" w:color="auto"/>
          </w:divBdr>
        </w:div>
        <w:div w:id="793865095">
          <w:marLeft w:val="0"/>
          <w:marRight w:val="0"/>
          <w:marTop w:val="0"/>
          <w:marBottom w:val="0"/>
          <w:divBdr>
            <w:top w:val="none" w:sz="0" w:space="0" w:color="auto"/>
            <w:left w:val="none" w:sz="0" w:space="0" w:color="auto"/>
            <w:bottom w:val="none" w:sz="0" w:space="0" w:color="auto"/>
            <w:right w:val="none" w:sz="0" w:space="0" w:color="auto"/>
          </w:divBdr>
        </w:div>
        <w:div w:id="853034800">
          <w:marLeft w:val="0"/>
          <w:marRight w:val="0"/>
          <w:marTop w:val="0"/>
          <w:marBottom w:val="0"/>
          <w:divBdr>
            <w:top w:val="none" w:sz="0" w:space="0" w:color="auto"/>
            <w:left w:val="none" w:sz="0" w:space="0" w:color="auto"/>
            <w:bottom w:val="none" w:sz="0" w:space="0" w:color="auto"/>
            <w:right w:val="none" w:sz="0" w:space="0" w:color="auto"/>
          </w:divBdr>
        </w:div>
        <w:div w:id="991254789">
          <w:marLeft w:val="0"/>
          <w:marRight w:val="0"/>
          <w:marTop w:val="0"/>
          <w:marBottom w:val="0"/>
          <w:divBdr>
            <w:top w:val="none" w:sz="0" w:space="0" w:color="auto"/>
            <w:left w:val="none" w:sz="0" w:space="0" w:color="auto"/>
            <w:bottom w:val="none" w:sz="0" w:space="0" w:color="auto"/>
            <w:right w:val="none" w:sz="0" w:space="0" w:color="auto"/>
          </w:divBdr>
        </w:div>
        <w:div w:id="992224123">
          <w:marLeft w:val="0"/>
          <w:marRight w:val="0"/>
          <w:marTop w:val="0"/>
          <w:marBottom w:val="0"/>
          <w:divBdr>
            <w:top w:val="none" w:sz="0" w:space="0" w:color="auto"/>
            <w:left w:val="none" w:sz="0" w:space="0" w:color="auto"/>
            <w:bottom w:val="none" w:sz="0" w:space="0" w:color="auto"/>
            <w:right w:val="none" w:sz="0" w:space="0" w:color="auto"/>
          </w:divBdr>
        </w:div>
        <w:div w:id="1075082815">
          <w:marLeft w:val="0"/>
          <w:marRight w:val="0"/>
          <w:marTop w:val="0"/>
          <w:marBottom w:val="0"/>
          <w:divBdr>
            <w:top w:val="none" w:sz="0" w:space="0" w:color="auto"/>
            <w:left w:val="none" w:sz="0" w:space="0" w:color="auto"/>
            <w:bottom w:val="none" w:sz="0" w:space="0" w:color="auto"/>
            <w:right w:val="none" w:sz="0" w:space="0" w:color="auto"/>
          </w:divBdr>
        </w:div>
        <w:div w:id="1267884256">
          <w:marLeft w:val="0"/>
          <w:marRight w:val="0"/>
          <w:marTop w:val="0"/>
          <w:marBottom w:val="0"/>
          <w:divBdr>
            <w:top w:val="none" w:sz="0" w:space="0" w:color="auto"/>
            <w:left w:val="none" w:sz="0" w:space="0" w:color="auto"/>
            <w:bottom w:val="none" w:sz="0" w:space="0" w:color="auto"/>
            <w:right w:val="none" w:sz="0" w:space="0" w:color="auto"/>
          </w:divBdr>
        </w:div>
        <w:div w:id="1432050647">
          <w:marLeft w:val="0"/>
          <w:marRight w:val="0"/>
          <w:marTop w:val="0"/>
          <w:marBottom w:val="0"/>
          <w:divBdr>
            <w:top w:val="none" w:sz="0" w:space="0" w:color="auto"/>
            <w:left w:val="none" w:sz="0" w:space="0" w:color="auto"/>
            <w:bottom w:val="none" w:sz="0" w:space="0" w:color="auto"/>
            <w:right w:val="none" w:sz="0" w:space="0" w:color="auto"/>
          </w:divBdr>
        </w:div>
        <w:div w:id="1648975131">
          <w:marLeft w:val="0"/>
          <w:marRight w:val="0"/>
          <w:marTop w:val="0"/>
          <w:marBottom w:val="0"/>
          <w:divBdr>
            <w:top w:val="none" w:sz="0" w:space="0" w:color="auto"/>
            <w:left w:val="none" w:sz="0" w:space="0" w:color="auto"/>
            <w:bottom w:val="none" w:sz="0" w:space="0" w:color="auto"/>
            <w:right w:val="none" w:sz="0" w:space="0" w:color="auto"/>
          </w:divBdr>
        </w:div>
        <w:div w:id="1675188347">
          <w:marLeft w:val="0"/>
          <w:marRight w:val="0"/>
          <w:marTop w:val="0"/>
          <w:marBottom w:val="0"/>
          <w:divBdr>
            <w:top w:val="none" w:sz="0" w:space="0" w:color="auto"/>
            <w:left w:val="none" w:sz="0" w:space="0" w:color="auto"/>
            <w:bottom w:val="none" w:sz="0" w:space="0" w:color="auto"/>
            <w:right w:val="none" w:sz="0" w:space="0" w:color="auto"/>
          </w:divBdr>
        </w:div>
        <w:div w:id="1963223273">
          <w:marLeft w:val="0"/>
          <w:marRight w:val="0"/>
          <w:marTop w:val="0"/>
          <w:marBottom w:val="0"/>
          <w:divBdr>
            <w:top w:val="none" w:sz="0" w:space="0" w:color="auto"/>
            <w:left w:val="none" w:sz="0" w:space="0" w:color="auto"/>
            <w:bottom w:val="none" w:sz="0" w:space="0" w:color="auto"/>
            <w:right w:val="none" w:sz="0" w:space="0" w:color="auto"/>
          </w:divBdr>
        </w:div>
        <w:div w:id="1985431606">
          <w:marLeft w:val="0"/>
          <w:marRight w:val="0"/>
          <w:marTop w:val="0"/>
          <w:marBottom w:val="0"/>
          <w:divBdr>
            <w:top w:val="none" w:sz="0" w:space="0" w:color="auto"/>
            <w:left w:val="none" w:sz="0" w:space="0" w:color="auto"/>
            <w:bottom w:val="none" w:sz="0" w:space="0" w:color="auto"/>
            <w:right w:val="none" w:sz="0" w:space="0" w:color="auto"/>
          </w:divBdr>
        </w:div>
        <w:div w:id="1988240082">
          <w:marLeft w:val="0"/>
          <w:marRight w:val="0"/>
          <w:marTop w:val="0"/>
          <w:marBottom w:val="0"/>
          <w:divBdr>
            <w:top w:val="none" w:sz="0" w:space="0" w:color="auto"/>
            <w:left w:val="none" w:sz="0" w:space="0" w:color="auto"/>
            <w:bottom w:val="none" w:sz="0" w:space="0" w:color="auto"/>
            <w:right w:val="none" w:sz="0" w:space="0" w:color="auto"/>
          </w:divBdr>
        </w:div>
        <w:div w:id="2038266429">
          <w:marLeft w:val="0"/>
          <w:marRight w:val="0"/>
          <w:marTop w:val="0"/>
          <w:marBottom w:val="0"/>
          <w:divBdr>
            <w:top w:val="none" w:sz="0" w:space="0" w:color="auto"/>
            <w:left w:val="none" w:sz="0" w:space="0" w:color="auto"/>
            <w:bottom w:val="none" w:sz="0" w:space="0" w:color="auto"/>
            <w:right w:val="none" w:sz="0" w:space="0" w:color="auto"/>
          </w:divBdr>
        </w:div>
        <w:div w:id="2131050651">
          <w:marLeft w:val="0"/>
          <w:marRight w:val="0"/>
          <w:marTop w:val="0"/>
          <w:marBottom w:val="0"/>
          <w:divBdr>
            <w:top w:val="none" w:sz="0" w:space="0" w:color="auto"/>
            <w:left w:val="none" w:sz="0" w:space="0" w:color="auto"/>
            <w:bottom w:val="none" w:sz="0" w:space="0" w:color="auto"/>
            <w:right w:val="none" w:sz="0" w:space="0" w:color="auto"/>
          </w:divBdr>
        </w:div>
      </w:divsChild>
    </w:div>
    <w:div w:id="1561942152">
      <w:bodyDiv w:val="1"/>
      <w:marLeft w:val="0"/>
      <w:marRight w:val="0"/>
      <w:marTop w:val="0"/>
      <w:marBottom w:val="0"/>
      <w:divBdr>
        <w:top w:val="none" w:sz="0" w:space="0" w:color="auto"/>
        <w:left w:val="none" w:sz="0" w:space="0" w:color="auto"/>
        <w:bottom w:val="none" w:sz="0" w:space="0" w:color="auto"/>
        <w:right w:val="none" w:sz="0" w:space="0" w:color="auto"/>
      </w:divBdr>
    </w:div>
    <w:div w:id="1596355108">
      <w:bodyDiv w:val="1"/>
      <w:marLeft w:val="0"/>
      <w:marRight w:val="0"/>
      <w:marTop w:val="0"/>
      <w:marBottom w:val="0"/>
      <w:divBdr>
        <w:top w:val="none" w:sz="0" w:space="0" w:color="auto"/>
        <w:left w:val="none" w:sz="0" w:space="0" w:color="auto"/>
        <w:bottom w:val="none" w:sz="0" w:space="0" w:color="auto"/>
        <w:right w:val="none" w:sz="0" w:space="0" w:color="auto"/>
      </w:divBdr>
      <w:divsChild>
        <w:div w:id="324673088">
          <w:marLeft w:val="0"/>
          <w:marRight w:val="0"/>
          <w:marTop w:val="0"/>
          <w:marBottom w:val="0"/>
          <w:divBdr>
            <w:top w:val="none" w:sz="0" w:space="0" w:color="auto"/>
            <w:left w:val="none" w:sz="0" w:space="0" w:color="auto"/>
            <w:bottom w:val="none" w:sz="0" w:space="0" w:color="auto"/>
            <w:right w:val="none" w:sz="0" w:space="0" w:color="auto"/>
          </w:divBdr>
        </w:div>
        <w:div w:id="468672063">
          <w:marLeft w:val="0"/>
          <w:marRight w:val="0"/>
          <w:marTop w:val="0"/>
          <w:marBottom w:val="0"/>
          <w:divBdr>
            <w:top w:val="none" w:sz="0" w:space="0" w:color="auto"/>
            <w:left w:val="none" w:sz="0" w:space="0" w:color="auto"/>
            <w:bottom w:val="none" w:sz="0" w:space="0" w:color="auto"/>
            <w:right w:val="none" w:sz="0" w:space="0" w:color="auto"/>
          </w:divBdr>
        </w:div>
        <w:div w:id="529956143">
          <w:marLeft w:val="0"/>
          <w:marRight w:val="0"/>
          <w:marTop w:val="0"/>
          <w:marBottom w:val="0"/>
          <w:divBdr>
            <w:top w:val="none" w:sz="0" w:space="0" w:color="auto"/>
            <w:left w:val="none" w:sz="0" w:space="0" w:color="auto"/>
            <w:bottom w:val="none" w:sz="0" w:space="0" w:color="auto"/>
            <w:right w:val="none" w:sz="0" w:space="0" w:color="auto"/>
          </w:divBdr>
        </w:div>
        <w:div w:id="745300344">
          <w:marLeft w:val="0"/>
          <w:marRight w:val="0"/>
          <w:marTop w:val="0"/>
          <w:marBottom w:val="0"/>
          <w:divBdr>
            <w:top w:val="none" w:sz="0" w:space="0" w:color="auto"/>
            <w:left w:val="none" w:sz="0" w:space="0" w:color="auto"/>
            <w:bottom w:val="none" w:sz="0" w:space="0" w:color="auto"/>
            <w:right w:val="none" w:sz="0" w:space="0" w:color="auto"/>
          </w:divBdr>
        </w:div>
        <w:div w:id="1198083892">
          <w:marLeft w:val="0"/>
          <w:marRight w:val="0"/>
          <w:marTop w:val="0"/>
          <w:marBottom w:val="0"/>
          <w:divBdr>
            <w:top w:val="none" w:sz="0" w:space="0" w:color="auto"/>
            <w:left w:val="none" w:sz="0" w:space="0" w:color="auto"/>
            <w:bottom w:val="none" w:sz="0" w:space="0" w:color="auto"/>
            <w:right w:val="none" w:sz="0" w:space="0" w:color="auto"/>
          </w:divBdr>
        </w:div>
        <w:div w:id="1221210511">
          <w:marLeft w:val="0"/>
          <w:marRight w:val="0"/>
          <w:marTop w:val="0"/>
          <w:marBottom w:val="0"/>
          <w:divBdr>
            <w:top w:val="none" w:sz="0" w:space="0" w:color="auto"/>
            <w:left w:val="none" w:sz="0" w:space="0" w:color="auto"/>
            <w:bottom w:val="none" w:sz="0" w:space="0" w:color="auto"/>
            <w:right w:val="none" w:sz="0" w:space="0" w:color="auto"/>
          </w:divBdr>
        </w:div>
        <w:div w:id="1519077117">
          <w:marLeft w:val="0"/>
          <w:marRight w:val="0"/>
          <w:marTop w:val="0"/>
          <w:marBottom w:val="0"/>
          <w:divBdr>
            <w:top w:val="none" w:sz="0" w:space="0" w:color="auto"/>
            <w:left w:val="none" w:sz="0" w:space="0" w:color="auto"/>
            <w:bottom w:val="none" w:sz="0" w:space="0" w:color="auto"/>
            <w:right w:val="none" w:sz="0" w:space="0" w:color="auto"/>
          </w:divBdr>
        </w:div>
        <w:div w:id="1565097975">
          <w:marLeft w:val="0"/>
          <w:marRight w:val="0"/>
          <w:marTop w:val="0"/>
          <w:marBottom w:val="0"/>
          <w:divBdr>
            <w:top w:val="none" w:sz="0" w:space="0" w:color="auto"/>
            <w:left w:val="none" w:sz="0" w:space="0" w:color="auto"/>
            <w:bottom w:val="none" w:sz="0" w:space="0" w:color="auto"/>
            <w:right w:val="none" w:sz="0" w:space="0" w:color="auto"/>
          </w:divBdr>
        </w:div>
        <w:div w:id="1701583377">
          <w:marLeft w:val="0"/>
          <w:marRight w:val="0"/>
          <w:marTop w:val="0"/>
          <w:marBottom w:val="0"/>
          <w:divBdr>
            <w:top w:val="none" w:sz="0" w:space="0" w:color="auto"/>
            <w:left w:val="none" w:sz="0" w:space="0" w:color="auto"/>
            <w:bottom w:val="none" w:sz="0" w:space="0" w:color="auto"/>
            <w:right w:val="none" w:sz="0" w:space="0" w:color="auto"/>
          </w:divBdr>
        </w:div>
        <w:div w:id="1919703442">
          <w:marLeft w:val="0"/>
          <w:marRight w:val="0"/>
          <w:marTop w:val="0"/>
          <w:marBottom w:val="0"/>
          <w:divBdr>
            <w:top w:val="none" w:sz="0" w:space="0" w:color="auto"/>
            <w:left w:val="none" w:sz="0" w:space="0" w:color="auto"/>
            <w:bottom w:val="none" w:sz="0" w:space="0" w:color="auto"/>
            <w:right w:val="none" w:sz="0" w:space="0" w:color="auto"/>
          </w:divBdr>
        </w:div>
        <w:div w:id="2086104282">
          <w:marLeft w:val="0"/>
          <w:marRight w:val="0"/>
          <w:marTop w:val="0"/>
          <w:marBottom w:val="0"/>
          <w:divBdr>
            <w:top w:val="none" w:sz="0" w:space="0" w:color="auto"/>
            <w:left w:val="none" w:sz="0" w:space="0" w:color="auto"/>
            <w:bottom w:val="none" w:sz="0" w:space="0" w:color="auto"/>
            <w:right w:val="none" w:sz="0" w:space="0" w:color="auto"/>
          </w:divBdr>
        </w:div>
      </w:divsChild>
    </w:div>
    <w:div w:id="1597834030">
      <w:bodyDiv w:val="1"/>
      <w:marLeft w:val="0"/>
      <w:marRight w:val="0"/>
      <w:marTop w:val="0"/>
      <w:marBottom w:val="0"/>
      <w:divBdr>
        <w:top w:val="none" w:sz="0" w:space="0" w:color="auto"/>
        <w:left w:val="none" w:sz="0" w:space="0" w:color="auto"/>
        <w:bottom w:val="none" w:sz="0" w:space="0" w:color="auto"/>
        <w:right w:val="none" w:sz="0" w:space="0" w:color="auto"/>
      </w:divBdr>
      <w:divsChild>
        <w:div w:id="324212975">
          <w:marLeft w:val="0"/>
          <w:marRight w:val="0"/>
          <w:marTop w:val="0"/>
          <w:marBottom w:val="0"/>
          <w:divBdr>
            <w:top w:val="none" w:sz="0" w:space="0" w:color="auto"/>
            <w:left w:val="none" w:sz="0" w:space="0" w:color="auto"/>
            <w:bottom w:val="none" w:sz="0" w:space="0" w:color="auto"/>
            <w:right w:val="none" w:sz="0" w:space="0" w:color="auto"/>
          </w:divBdr>
        </w:div>
        <w:div w:id="342434587">
          <w:marLeft w:val="0"/>
          <w:marRight w:val="0"/>
          <w:marTop w:val="0"/>
          <w:marBottom w:val="0"/>
          <w:divBdr>
            <w:top w:val="none" w:sz="0" w:space="0" w:color="auto"/>
            <w:left w:val="none" w:sz="0" w:space="0" w:color="auto"/>
            <w:bottom w:val="none" w:sz="0" w:space="0" w:color="auto"/>
            <w:right w:val="none" w:sz="0" w:space="0" w:color="auto"/>
          </w:divBdr>
        </w:div>
        <w:div w:id="442919689">
          <w:marLeft w:val="0"/>
          <w:marRight w:val="0"/>
          <w:marTop w:val="0"/>
          <w:marBottom w:val="0"/>
          <w:divBdr>
            <w:top w:val="none" w:sz="0" w:space="0" w:color="auto"/>
            <w:left w:val="none" w:sz="0" w:space="0" w:color="auto"/>
            <w:bottom w:val="none" w:sz="0" w:space="0" w:color="auto"/>
            <w:right w:val="none" w:sz="0" w:space="0" w:color="auto"/>
          </w:divBdr>
        </w:div>
        <w:div w:id="1494949830">
          <w:marLeft w:val="0"/>
          <w:marRight w:val="0"/>
          <w:marTop w:val="0"/>
          <w:marBottom w:val="0"/>
          <w:divBdr>
            <w:top w:val="none" w:sz="0" w:space="0" w:color="auto"/>
            <w:left w:val="none" w:sz="0" w:space="0" w:color="auto"/>
            <w:bottom w:val="none" w:sz="0" w:space="0" w:color="auto"/>
            <w:right w:val="none" w:sz="0" w:space="0" w:color="auto"/>
          </w:divBdr>
        </w:div>
        <w:div w:id="1501391827">
          <w:marLeft w:val="0"/>
          <w:marRight w:val="0"/>
          <w:marTop w:val="0"/>
          <w:marBottom w:val="0"/>
          <w:divBdr>
            <w:top w:val="none" w:sz="0" w:space="0" w:color="auto"/>
            <w:left w:val="none" w:sz="0" w:space="0" w:color="auto"/>
            <w:bottom w:val="none" w:sz="0" w:space="0" w:color="auto"/>
            <w:right w:val="none" w:sz="0" w:space="0" w:color="auto"/>
          </w:divBdr>
        </w:div>
        <w:div w:id="1934127749">
          <w:marLeft w:val="0"/>
          <w:marRight w:val="0"/>
          <w:marTop w:val="0"/>
          <w:marBottom w:val="0"/>
          <w:divBdr>
            <w:top w:val="none" w:sz="0" w:space="0" w:color="auto"/>
            <w:left w:val="none" w:sz="0" w:space="0" w:color="auto"/>
            <w:bottom w:val="none" w:sz="0" w:space="0" w:color="auto"/>
            <w:right w:val="none" w:sz="0" w:space="0" w:color="auto"/>
          </w:divBdr>
        </w:div>
      </w:divsChild>
    </w:div>
    <w:div w:id="1601140970">
      <w:bodyDiv w:val="1"/>
      <w:marLeft w:val="0"/>
      <w:marRight w:val="0"/>
      <w:marTop w:val="0"/>
      <w:marBottom w:val="0"/>
      <w:divBdr>
        <w:top w:val="none" w:sz="0" w:space="0" w:color="auto"/>
        <w:left w:val="none" w:sz="0" w:space="0" w:color="auto"/>
        <w:bottom w:val="none" w:sz="0" w:space="0" w:color="auto"/>
        <w:right w:val="none" w:sz="0" w:space="0" w:color="auto"/>
      </w:divBdr>
      <w:divsChild>
        <w:div w:id="13651301">
          <w:marLeft w:val="0"/>
          <w:marRight w:val="0"/>
          <w:marTop w:val="0"/>
          <w:marBottom w:val="0"/>
          <w:divBdr>
            <w:top w:val="none" w:sz="0" w:space="0" w:color="auto"/>
            <w:left w:val="none" w:sz="0" w:space="0" w:color="auto"/>
            <w:bottom w:val="none" w:sz="0" w:space="0" w:color="auto"/>
            <w:right w:val="none" w:sz="0" w:space="0" w:color="auto"/>
          </w:divBdr>
        </w:div>
        <w:div w:id="66851506">
          <w:marLeft w:val="0"/>
          <w:marRight w:val="0"/>
          <w:marTop w:val="0"/>
          <w:marBottom w:val="0"/>
          <w:divBdr>
            <w:top w:val="none" w:sz="0" w:space="0" w:color="auto"/>
            <w:left w:val="none" w:sz="0" w:space="0" w:color="auto"/>
            <w:bottom w:val="none" w:sz="0" w:space="0" w:color="auto"/>
            <w:right w:val="none" w:sz="0" w:space="0" w:color="auto"/>
          </w:divBdr>
        </w:div>
        <w:div w:id="174855324">
          <w:marLeft w:val="0"/>
          <w:marRight w:val="0"/>
          <w:marTop w:val="0"/>
          <w:marBottom w:val="0"/>
          <w:divBdr>
            <w:top w:val="none" w:sz="0" w:space="0" w:color="auto"/>
            <w:left w:val="none" w:sz="0" w:space="0" w:color="auto"/>
            <w:bottom w:val="none" w:sz="0" w:space="0" w:color="auto"/>
            <w:right w:val="none" w:sz="0" w:space="0" w:color="auto"/>
          </w:divBdr>
        </w:div>
        <w:div w:id="182480484">
          <w:marLeft w:val="0"/>
          <w:marRight w:val="0"/>
          <w:marTop w:val="0"/>
          <w:marBottom w:val="0"/>
          <w:divBdr>
            <w:top w:val="none" w:sz="0" w:space="0" w:color="auto"/>
            <w:left w:val="none" w:sz="0" w:space="0" w:color="auto"/>
            <w:bottom w:val="none" w:sz="0" w:space="0" w:color="auto"/>
            <w:right w:val="none" w:sz="0" w:space="0" w:color="auto"/>
          </w:divBdr>
        </w:div>
        <w:div w:id="378476942">
          <w:marLeft w:val="0"/>
          <w:marRight w:val="0"/>
          <w:marTop w:val="0"/>
          <w:marBottom w:val="0"/>
          <w:divBdr>
            <w:top w:val="none" w:sz="0" w:space="0" w:color="auto"/>
            <w:left w:val="none" w:sz="0" w:space="0" w:color="auto"/>
            <w:bottom w:val="none" w:sz="0" w:space="0" w:color="auto"/>
            <w:right w:val="none" w:sz="0" w:space="0" w:color="auto"/>
          </w:divBdr>
        </w:div>
        <w:div w:id="382368246">
          <w:marLeft w:val="0"/>
          <w:marRight w:val="0"/>
          <w:marTop w:val="0"/>
          <w:marBottom w:val="0"/>
          <w:divBdr>
            <w:top w:val="none" w:sz="0" w:space="0" w:color="auto"/>
            <w:left w:val="none" w:sz="0" w:space="0" w:color="auto"/>
            <w:bottom w:val="none" w:sz="0" w:space="0" w:color="auto"/>
            <w:right w:val="none" w:sz="0" w:space="0" w:color="auto"/>
          </w:divBdr>
        </w:div>
        <w:div w:id="720255490">
          <w:marLeft w:val="0"/>
          <w:marRight w:val="0"/>
          <w:marTop w:val="0"/>
          <w:marBottom w:val="0"/>
          <w:divBdr>
            <w:top w:val="none" w:sz="0" w:space="0" w:color="auto"/>
            <w:left w:val="none" w:sz="0" w:space="0" w:color="auto"/>
            <w:bottom w:val="none" w:sz="0" w:space="0" w:color="auto"/>
            <w:right w:val="none" w:sz="0" w:space="0" w:color="auto"/>
          </w:divBdr>
        </w:div>
        <w:div w:id="829323609">
          <w:marLeft w:val="0"/>
          <w:marRight w:val="0"/>
          <w:marTop w:val="0"/>
          <w:marBottom w:val="0"/>
          <w:divBdr>
            <w:top w:val="none" w:sz="0" w:space="0" w:color="auto"/>
            <w:left w:val="none" w:sz="0" w:space="0" w:color="auto"/>
            <w:bottom w:val="none" w:sz="0" w:space="0" w:color="auto"/>
            <w:right w:val="none" w:sz="0" w:space="0" w:color="auto"/>
          </w:divBdr>
        </w:div>
        <w:div w:id="931931147">
          <w:marLeft w:val="0"/>
          <w:marRight w:val="0"/>
          <w:marTop w:val="0"/>
          <w:marBottom w:val="0"/>
          <w:divBdr>
            <w:top w:val="none" w:sz="0" w:space="0" w:color="auto"/>
            <w:left w:val="none" w:sz="0" w:space="0" w:color="auto"/>
            <w:bottom w:val="none" w:sz="0" w:space="0" w:color="auto"/>
            <w:right w:val="none" w:sz="0" w:space="0" w:color="auto"/>
          </w:divBdr>
        </w:div>
        <w:div w:id="1060863139">
          <w:marLeft w:val="0"/>
          <w:marRight w:val="0"/>
          <w:marTop w:val="0"/>
          <w:marBottom w:val="0"/>
          <w:divBdr>
            <w:top w:val="none" w:sz="0" w:space="0" w:color="auto"/>
            <w:left w:val="none" w:sz="0" w:space="0" w:color="auto"/>
            <w:bottom w:val="none" w:sz="0" w:space="0" w:color="auto"/>
            <w:right w:val="none" w:sz="0" w:space="0" w:color="auto"/>
          </w:divBdr>
        </w:div>
        <w:div w:id="1141456512">
          <w:marLeft w:val="0"/>
          <w:marRight w:val="0"/>
          <w:marTop w:val="0"/>
          <w:marBottom w:val="0"/>
          <w:divBdr>
            <w:top w:val="none" w:sz="0" w:space="0" w:color="auto"/>
            <w:left w:val="none" w:sz="0" w:space="0" w:color="auto"/>
            <w:bottom w:val="none" w:sz="0" w:space="0" w:color="auto"/>
            <w:right w:val="none" w:sz="0" w:space="0" w:color="auto"/>
          </w:divBdr>
        </w:div>
        <w:div w:id="1320306696">
          <w:marLeft w:val="0"/>
          <w:marRight w:val="0"/>
          <w:marTop w:val="0"/>
          <w:marBottom w:val="0"/>
          <w:divBdr>
            <w:top w:val="none" w:sz="0" w:space="0" w:color="auto"/>
            <w:left w:val="none" w:sz="0" w:space="0" w:color="auto"/>
            <w:bottom w:val="none" w:sz="0" w:space="0" w:color="auto"/>
            <w:right w:val="none" w:sz="0" w:space="0" w:color="auto"/>
          </w:divBdr>
        </w:div>
        <w:div w:id="1437678513">
          <w:marLeft w:val="0"/>
          <w:marRight w:val="0"/>
          <w:marTop w:val="0"/>
          <w:marBottom w:val="0"/>
          <w:divBdr>
            <w:top w:val="none" w:sz="0" w:space="0" w:color="auto"/>
            <w:left w:val="none" w:sz="0" w:space="0" w:color="auto"/>
            <w:bottom w:val="none" w:sz="0" w:space="0" w:color="auto"/>
            <w:right w:val="none" w:sz="0" w:space="0" w:color="auto"/>
          </w:divBdr>
        </w:div>
        <w:div w:id="1960453853">
          <w:marLeft w:val="0"/>
          <w:marRight w:val="0"/>
          <w:marTop w:val="0"/>
          <w:marBottom w:val="0"/>
          <w:divBdr>
            <w:top w:val="none" w:sz="0" w:space="0" w:color="auto"/>
            <w:left w:val="none" w:sz="0" w:space="0" w:color="auto"/>
            <w:bottom w:val="none" w:sz="0" w:space="0" w:color="auto"/>
            <w:right w:val="none" w:sz="0" w:space="0" w:color="auto"/>
          </w:divBdr>
        </w:div>
        <w:div w:id="1991975627">
          <w:marLeft w:val="0"/>
          <w:marRight w:val="0"/>
          <w:marTop w:val="0"/>
          <w:marBottom w:val="0"/>
          <w:divBdr>
            <w:top w:val="none" w:sz="0" w:space="0" w:color="auto"/>
            <w:left w:val="none" w:sz="0" w:space="0" w:color="auto"/>
            <w:bottom w:val="none" w:sz="0" w:space="0" w:color="auto"/>
            <w:right w:val="none" w:sz="0" w:space="0" w:color="auto"/>
          </w:divBdr>
        </w:div>
        <w:div w:id="2003921378">
          <w:marLeft w:val="0"/>
          <w:marRight w:val="0"/>
          <w:marTop w:val="0"/>
          <w:marBottom w:val="0"/>
          <w:divBdr>
            <w:top w:val="none" w:sz="0" w:space="0" w:color="auto"/>
            <w:left w:val="none" w:sz="0" w:space="0" w:color="auto"/>
            <w:bottom w:val="none" w:sz="0" w:space="0" w:color="auto"/>
            <w:right w:val="none" w:sz="0" w:space="0" w:color="auto"/>
          </w:divBdr>
        </w:div>
      </w:divsChild>
    </w:div>
    <w:div w:id="1638492098">
      <w:bodyDiv w:val="1"/>
      <w:marLeft w:val="0"/>
      <w:marRight w:val="0"/>
      <w:marTop w:val="0"/>
      <w:marBottom w:val="0"/>
      <w:divBdr>
        <w:top w:val="none" w:sz="0" w:space="0" w:color="auto"/>
        <w:left w:val="none" w:sz="0" w:space="0" w:color="auto"/>
        <w:bottom w:val="none" w:sz="0" w:space="0" w:color="auto"/>
        <w:right w:val="none" w:sz="0" w:space="0" w:color="auto"/>
      </w:divBdr>
      <w:divsChild>
        <w:div w:id="20010546">
          <w:marLeft w:val="0"/>
          <w:marRight w:val="0"/>
          <w:marTop w:val="0"/>
          <w:marBottom w:val="0"/>
          <w:divBdr>
            <w:top w:val="none" w:sz="0" w:space="0" w:color="auto"/>
            <w:left w:val="none" w:sz="0" w:space="0" w:color="auto"/>
            <w:bottom w:val="none" w:sz="0" w:space="0" w:color="auto"/>
            <w:right w:val="none" w:sz="0" w:space="0" w:color="auto"/>
          </w:divBdr>
        </w:div>
        <w:div w:id="117575595">
          <w:marLeft w:val="0"/>
          <w:marRight w:val="0"/>
          <w:marTop w:val="0"/>
          <w:marBottom w:val="0"/>
          <w:divBdr>
            <w:top w:val="none" w:sz="0" w:space="0" w:color="auto"/>
            <w:left w:val="none" w:sz="0" w:space="0" w:color="auto"/>
            <w:bottom w:val="none" w:sz="0" w:space="0" w:color="auto"/>
            <w:right w:val="none" w:sz="0" w:space="0" w:color="auto"/>
          </w:divBdr>
        </w:div>
        <w:div w:id="258219384">
          <w:marLeft w:val="0"/>
          <w:marRight w:val="0"/>
          <w:marTop w:val="0"/>
          <w:marBottom w:val="0"/>
          <w:divBdr>
            <w:top w:val="none" w:sz="0" w:space="0" w:color="auto"/>
            <w:left w:val="none" w:sz="0" w:space="0" w:color="auto"/>
            <w:bottom w:val="none" w:sz="0" w:space="0" w:color="auto"/>
            <w:right w:val="none" w:sz="0" w:space="0" w:color="auto"/>
          </w:divBdr>
        </w:div>
        <w:div w:id="358551860">
          <w:marLeft w:val="0"/>
          <w:marRight w:val="0"/>
          <w:marTop w:val="0"/>
          <w:marBottom w:val="0"/>
          <w:divBdr>
            <w:top w:val="none" w:sz="0" w:space="0" w:color="auto"/>
            <w:left w:val="none" w:sz="0" w:space="0" w:color="auto"/>
            <w:bottom w:val="none" w:sz="0" w:space="0" w:color="auto"/>
            <w:right w:val="none" w:sz="0" w:space="0" w:color="auto"/>
          </w:divBdr>
        </w:div>
        <w:div w:id="635183482">
          <w:marLeft w:val="0"/>
          <w:marRight w:val="0"/>
          <w:marTop w:val="0"/>
          <w:marBottom w:val="0"/>
          <w:divBdr>
            <w:top w:val="none" w:sz="0" w:space="0" w:color="auto"/>
            <w:left w:val="none" w:sz="0" w:space="0" w:color="auto"/>
            <w:bottom w:val="none" w:sz="0" w:space="0" w:color="auto"/>
            <w:right w:val="none" w:sz="0" w:space="0" w:color="auto"/>
          </w:divBdr>
        </w:div>
        <w:div w:id="818377968">
          <w:marLeft w:val="0"/>
          <w:marRight w:val="0"/>
          <w:marTop w:val="0"/>
          <w:marBottom w:val="0"/>
          <w:divBdr>
            <w:top w:val="none" w:sz="0" w:space="0" w:color="auto"/>
            <w:left w:val="none" w:sz="0" w:space="0" w:color="auto"/>
            <w:bottom w:val="none" w:sz="0" w:space="0" w:color="auto"/>
            <w:right w:val="none" w:sz="0" w:space="0" w:color="auto"/>
          </w:divBdr>
        </w:div>
        <w:div w:id="1105998667">
          <w:marLeft w:val="0"/>
          <w:marRight w:val="0"/>
          <w:marTop w:val="0"/>
          <w:marBottom w:val="0"/>
          <w:divBdr>
            <w:top w:val="none" w:sz="0" w:space="0" w:color="auto"/>
            <w:left w:val="none" w:sz="0" w:space="0" w:color="auto"/>
            <w:bottom w:val="none" w:sz="0" w:space="0" w:color="auto"/>
            <w:right w:val="none" w:sz="0" w:space="0" w:color="auto"/>
          </w:divBdr>
        </w:div>
        <w:div w:id="1441098405">
          <w:marLeft w:val="0"/>
          <w:marRight w:val="0"/>
          <w:marTop w:val="0"/>
          <w:marBottom w:val="0"/>
          <w:divBdr>
            <w:top w:val="none" w:sz="0" w:space="0" w:color="auto"/>
            <w:left w:val="none" w:sz="0" w:space="0" w:color="auto"/>
            <w:bottom w:val="none" w:sz="0" w:space="0" w:color="auto"/>
            <w:right w:val="none" w:sz="0" w:space="0" w:color="auto"/>
          </w:divBdr>
        </w:div>
        <w:div w:id="1441098752">
          <w:marLeft w:val="0"/>
          <w:marRight w:val="0"/>
          <w:marTop w:val="0"/>
          <w:marBottom w:val="0"/>
          <w:divBdr>
            <w:top w:val="none" w:sz="0" w:space="0" w:color="auto"/>
            <w:left w:val="none" w:sz="0" w:space="0" w:color="auto"/>
            <w:bottom w:val="none" w:sz="0" w:space="0" w:color="auto"/>
            <w:right w:val="none" w:sz="0" w:space="0" w:color="auto"/>
          </w:divBdr>
        </w:div>
        <w:div w:id="1562135361">
          <w:marLeft w:val="0"/>
          <w:marRight w:val="0"/>
          <w:marTop w:val="0"/>
          <w:marBottom w:val="0"/>
          <w:divBdr>
            <w:top w:val="none" w:sz="0" w:space="0" w:color="auto"/>
            <w:left w:val="none" w:sz="0" w:space="0" w:color="auto"/>
            <w:bottom w:val="none" w:sz="0" w:space="0" w:color="auto"/>
            <w:right w:val="none" w:sz="0" w:space="0" w:color="auto"/>
          </w:divBdr>
        </w:div>
        <w:div w:id="1790706306">
          <w:marLeft w:val="0"/>
          <w:marRight w:val="0"/>
          <w:marTop w:val="0"/>
          <w:marBottom w:val="0"/>
          <w:divBdr>
            <w:top w:val="none" w:sz="0" w:space="0" w:color="auto"/>
            <w:left w:val="none" w:sz="0" w:space="0" w:color="auto"/>
            <w:bottom w:val="none" w:sz="0" w:space="0" w:color="auto"/>
            <w:right w:val="none" w:sz="0" w:space="0" w:color="auto"/>
          </w:divBdr>
        </w:div>
        <w:div w:id="1792939263">
          <w:marLeft w:val="0"/>
          <w:marRight w:val="0"/>
          <w:marTop w:val="0"/>
          <w:marBottom w:val="0"/>
          <w:divBdr>
            <w:top w:val="none" w:sz="0" w:space="0" w:color="auto"/>
            <w:left w:val="none" w:sz="0" w:space="0" w:color="auto"/>
            <w:bottom w:val="none" w:sz="0" w:space="0" w:color="auto"/>
            <w:right w:val="none" w:sz="0" w:space="0" w:color="auto"/>
          </w:divBdr>
        </w:div>
        <w:div w:id="1883789724">
          <w:marLeft w:val="0"/>
          <w:marRight w:val="0"/>
          <w:marTop w:val="0"/>
          <w:marBottom w:val="0"/>
          <w:divBdr>
            <w:top w:val="none" w:sz="0" w:space="0" w:color="auto"/>
            <w:left w:val="none" w:sz="0" w:space="0" w:color="auto"/>
            <w:bottom w:val="none" w:sz="0" w:space="0" w:color="auto"/>
            <w:right w:val="none" w:sz="0" w:space="0" w:color="auto"/>
          </w:divBdr>
        </w:div>
        <w:div w:id="2045979539">
          <w:marLeft w:val="0"/>
          <w:marRight w:val="0"/>
          <w:marTop w:val="0"/>
          <w:marBottom w:val="0"/>
          <w:divBdr>
            <w:top w:val="none" w:sz="0" w:space="0" w:color="auto"/>
            <w:left w:val="none" w:sz="0" w:space="0" w:color="auto"/>
            <w:bottom w:val="none" w:sz="0" w:space="0" w:color="auto"/>
            <w:right w:val="none" w:sz="0" w:space="0" w:color="auto"/>
          </w:divBdr>
        </w:div>
      </w:divsChild>
    </w:div>
    <w:div w:id="1725105136">
      <w:bodyDiv w:val="1"/>
      <w:marLeft w:val="0"/>
      <w:marRight w:val="0"/>
      <w:marTop w:val="0"/>
      <w:marBottom w:val="0"/>
      <w:divBdr>
        <w:top w:val="none" w:sz="0" w:space="0" w:color="auto"/>
        <w:left w:val="none" w:sz="0" w:space="0" w:color="auto"/>
        <w:bottom w:val="none" w:sz="0" w:space="0" w:color="auto"/>
        <w:right w:val="none" w:sz="0" w:space="0" w:color="auto"/>
      </w:divBdr>
    </w:div>
    <w:div w:id="1726679661">
      <w:bodyDiv w:val="1"/>
      <w:marLeft w:val="0"/>
      <w:marRight w:val="0"/>
      <w:marTop w:val="0"/>
      <w:marBottom w:val="0"/>
      <w:divBdr>
        <w:top w:val="none" w:sz="0" w:space="0" w:color="auto"/>
        <w:left w:val="none" w:sz="0" w:space="0" w:color="auto"/>
        <w:bottom w:val="none" w:sz="0" w:space="0" w:color="auto"/>
        <w:right w:val="none" w:sz="0" w:space="0" w:color="auto"/>
      </w:divBdr>
      <w:divsChild>
        <w:div w:id="112328823">
          <w:marLeft w:val="0"/>
          <w:marRight w:val="0"/>
          <w:marTop w:val="0"/>
          <w:marBottom w:val="0"/>
          <w:divBdr>
            <w:top w:val="none" w:sz="0" w:space="0" w:color="auto"/>
            <w:left w:val="none" w:sz="0" w:space="0" w:color="auto"/>
            <w:bottom w:val="none" w:sz="0" w:space="0" w:color="auto"/>
            <w:right w:val="none" w:sz="0" w:space="0" w:color="auto"/>
          </w:divBdr>
        </w:div>
        <w:div w:id="1516727827">
          <w:marLeft w:val="0"/>
          <w:marRight w:val="0"/>
          <w:marTop w:val="0"/>
          <w:marBottom w:val="0"/>
          <w:divBdr>
            <w:top w:val="none" w:sz="0" w:space="0" w:color="auto"/>
            <w:left w:val="none" w:sz="0" w:space="0" w:color="auto"/>
            <w:bottom w:val="none" w:sz="0" w:space="0" w:color="auto"/>
            <w:right w:val="none" w:sz="0" w:space="0" w:color="auto"/>
          </w:divBdr>
        </w:div>
        <w:div w:id="2024550382">
          <w:marLeft w:val="0"/>
          <w:marRight w:val="0"/>
          <w:marTop w:val="0"/>
          <w:marBottom w:val="0"/>
          <w:divBdr>
            <w:top w:val="none" w:sz="0" w:space="0" w:color="auto"/>
            <w:left w:val="none" w:sz="0" w:space="0" w:color="auto"/>
            <w:bottom w:val="none" w:sz="0" w:space="0" w:color="auto"/>
            <w:right w:val="none" w:sz="0" w:space="0" w:color="auto"/>
          </w:divBdr>
        </w:div>
      </w:divsChild>
    </w:div>
    <w:div w:id="1786077543">
      <w:bodyDiv w:val="1"/>
      <w:marLeft w:val="0"/>
      <w:marRight w:val="0"/>
      <w:marTop w:val="0"/>
      <w:marBottom w:val="0"/>
      <w:divBdr>
        <w:top w:val="none" w:sz="0" w:space="0" w:color="auto"/>
        <w:left w:val="none" w:sz="0" w:space="0" w:color="auto"/>
        <w:bottom w:val="none" w:sz="0" w:space="0" w:color="auto"/>
        <w:right w:val="none" w:sz="0" w:space="0" w:color="auto"/>
      </w:divBdr>
      <w:divsChild>
        <w:div w:id="129789636">
          <w:marLeft w:val="0"/>
          <w:marRight w:val="0"/>
          <w:marTop w:val="0"/>
          <w:marBottom w:val="0"/>
          <w:divBdr>
            <w:top w:val="none" w:sz="0" w:space="0" w:color="auto"/>
            <w:left w:val="none" w:sz="0" w:space="0" w:color="auto"/>
            <w:bottom w:val="none" w:sz="0" w:space="0" w:color="auto"/>
            <w:right w:val="none" w:sz="0" w:space="0" w:color="auto"/>
          </w:divBdr>
        </w:div>
        <w:div w:id="196508107">
          <w:marLeft w:val="0"/>
          <w:marRight w:val="0"/>
          <w:marTop w:val="0"/>
          <w:marBottom w:val="0"/>
          <w:divBdr>
            <w:top w:val="none" w:sz="0" w:space="0" w:color="auto"/>
            <w:left w:val="none" w:sz="0" w:space="0" w:color="auto"/>
            <w:bottom w:val="none" w:sz="0" w:space="0" w:color="auto"/>
            <w:right w:val="none" w:sz="0" w:space="0" w:color="auto"/>
          </w:divBdr>
        </w:div>
        <w:div w:id="343745367">
          <w:marLeft w:val="0"/>
          <w:marRight w:val="0"/>
          <w:marTop w:val="0"/>
          <w:marBottom w:val="0"/>
          <w:divBdr>
            <w:top w:val="none" w:sz="0" w:space="0" w:color="auto"/>
            <w:left w:val="none" w:sz="0" w:space="0" w:color="auto"/>
            <w:bottom w:val="none" w:sz="0" w:space="0" w:color="auto"/>
            <w:right w:val="none" w:sz="0" w:space="0" w:color="auto"/>
          </w:divBdr>
        </w:div>
        <w:div w:id="359400806">
          <w:marLeft w:val="0"/>
          <w:marRight w:val="0"/>
          <w:marTop w:val="0"/>
          <w:marBottom w:val="0"/>
          <w:divBdr>
            <w:top w:val="none" w:sz="0" w:space="0" w:color="auto"/>
            <w:left w:val="none" w:sz="0" w:space="0" w:color="auto"/>
            <w:bottom w:val="none" w:sz="0" w:space="0" w:color="auto"/>
            <w:right w:val="none" w:sz="0" w:space="0" w:color="auto"/>
          </w:divBdr>
        </w:div>
        <w:div w:id="430012824">
          <w:marLeft w:val="0"/>
          <w:marRight w:val="0"/>
          <w:marTop w:val="0"/>
          <w:marBottom w:val="0"/>
          <w:divBdr>
            <w:top w:val="none" w:sz="0" w:space="0" w:color="auto"/>
            <w:left w:val="none" w:sz="0" w:space="0" w:color="auto"/>
            <w:bottom w:val="none" w:sz="0" w:space="0" w:color="auto"/>
            <w:right w:val="none" w:sz="0" w:space="0" w:color="auto"/>
          </w:divBdr>
        </w:div>
        <w:div w:id="442573205">
          <w:marLeft w:val="0"/>
          <w:marRight w:val="0"/>
          <w:marTop w:val="0"/>
          <w:marBottom w:val="0"/>
          <w:divBdr>
            <w:top w:val="none" w:sz="0" w:space="0" w:color="auto"/>
            <w:left w:val="none" w:sz="0" w:space="0" w:color="auto"/>
            <w:bottom w:val="none" w:sz="0" w:space="0" w:color="auto"/>
            <w:right w:val="none" w:sz="0" w:space="0" w:color="auto"/>
          </w:divBdr>
        </w:div>
        <w:div w:id="736897170">
          <w:marLeft w:val="0"/>
          <w:marRight w:val="0"/>
          <w:marTop w:val="0"/>
          <w:marBottom w:val="0"/>
          <w:divBdr>
            <w:top w:val="none" w:sz="0" w:space="0" w:color="auto"/>
            <w:left w:val="none" w:sz="0" w:space="0" w:color="auto"/>
            <w:bottom w:val="none" w:sz="0" w:space="0" w:color="auto"/>
            <w:right w:val="none" w:sz="0" w:space="0" w:color="auto"/>
          </w:divBdr>
        </w:div>
        <w:div w:id="761336389">
          <w:marLeft w:val="0"/>
          <w:marRight w:val="0"/>
          <w:marTop w:val="0"/>
          <w:marBottom w:val="0"/>
          <w:divBdr>
            <w:top w:val="none" w:sz="0" w:space="0" w:color="auto"/>
            <w:left w:val="none" w:sz="0" w:space="0" w:color="auto"/>
            <w:bottom w:val="none" w:sz="0" w:space="0" w:color="auto"/>
            <w:right w:val="none" w:sz="0" w:space="0" w:color="auto"/>
          </w:divBdr>
        </w:div>
        <w:div w:id="768697248">
          <w:marLeft w:val="0"/>
          <w:marRight w:val="0"/>
          <w:marTop w:val="0"/>
          <w:marBottom w:val="0"/>
          <w:divBdr>
            <w:top w:val="none" w:sz="0" w:space="0" w:color="auto"/>
            <w:left w:val="none" w:sz="0" w:space="0" w:color="auto"/>
            <w:bottom w:val="none" w:sz="0" w:space="0" w:color="auto"/>
            <w:right w:val="none" w:sz="0" w:space="0" w:color="auto"/>
          </w:divBdr>
        </w:div>
        <w:div w:id="775178780">
          <w:marLeft w:val="0"/>
          <w:marRight w:val="0"/>
          <w:marTop w:val="0"/>
          <w:marBottom w:val="0"/>
          <w:divBdr>
            <w:top w:val="none" w:sz="0" w:space="0" w:color="auto"/>
            <w:left w:val="none" w:sz="0" w:space="0" w:color="auto"/>
            <w:bottom w:val="none" w:sz="0" w:space="0" w:color="auto"/>
            <w:right w:val="none" w:sz="0" w:space="0" w:color="auto"/>
          </w:divBdr>
        </w:div>
        <w:div w:id="950818500">
          <w:marLeft w:val="0"/>
          <w:marRight w:val="0"/>
          <w:marTop w:val="0"/>
          <w:marBottom w:val="0"/>
          <w:divBdr>
            <w:top w:val="none" w:sz="0" w:space="0" w:color="auto"/>
            <w:left w:val="none" w:sz="0" w:space="0" w:color="auto"/>
            <w:bottom w:val="none" w:sz="0" w:space="0" w:color="auto"/>
            <w:right w:val="none" w:sz="0" w:space="0" w:color="auto"/>
          </w:divBdr>
        </w:div>
        <w:div w:id="1215652850">
          <w:marLeft w:val="0"/>
          <w:marRight w:val="0"/>
          <w:marTop w:val="0"/>
          <w:marBottom w:val="0"/>
          <w:divBdr>
            <w:top w:val="none" w:sz="0" w:space="0" w:color="auto"/>
            <w:left w:val="none" w:sz="0" w:space="0" w:color="auto"/>
            <w:bottom w:val="none" w:sz="0" w:space="0" w:color="auto"/>
            <w:right w:val="none" w:sz="0" w:space="0" w:color="auto"/>
          </w:divBdr>
        </w:div>
        <w:div w:id="1392578372">
          <w:marLeft w:val="0"/>
          <w:marRight w:val="0"/>
          <w:marTop w:val="0"/>
          <w:marBottom w:val="0"/>
          <w:divBdr>
            <w:top w:val="none" w:sz="0" w:space="0" w:color="auto"/>
            <w:left w:val="none" w:sz="0" w:space="0" w:color="auto"/>
            <w:bottom w:val="none" w:sz="0" w:space="0" w:color="auto"/>
            <w:right w:val="none" w:sz="0" w:space="0" w:color="auto"/>
          </w:divBdr>
        </w:div>
        <w:div w:id="1635062277">
          <w:marLeft w:val="0"/>
          <w:marRight w:val="0"/>
          <w:marTop w:val="0"/>
          <w:marBottom w:val="0"/>
          <w:divBdr>
            <w:top w:val="none" w:sz="0" w:space="0" w:color="auto"/>
            <w:left w:val="none" w:sz="0" w:space="0" w:color="auto"/>
            <w:bottom w:val="none" w:sz="0" w:space="0" w:color="auto"/>
            <w:right w:val="none" w:sz="0" w:space="0" w:color="auto"/>
          </w:divBdr>
        </w:div>
        <w:div w:id="1812751688">
          <w:marLeft w:val="0"/>
          <w:marRight w:val="0"/>
          <w:marTop w:val="0"/>
          <w:marBottom w:val="0"/>
          <w:divBdr>
            <w:top w:val="none" w:sz="0" w:space="0" w:color="auto"/>
            <w:left w:val="none" w:sz="0" w:space="0" w:color="auto"/>
            <w:bottom w:val="none" w:sz="0" w:space="0" w:color="auto"/>
            <w:right w:val="none" w:sz="0" w:space="0" w:color="auto"/>
          </w:divBdr>
        </w:div>
        <w:div w:id="1819883208">
          <w:marLeft w:val="0"/>
          <w:marRight w:val="0"/>
          <w:marTop w:val="0"/>
          <w:marBottom w:val="0"/>
          <w:divBdr>
            <w:top w:val="none" w:sz="0" w:space="0" w:color="auto"/>
            <w:left w:val="none" w:sz="0" w:space="0" w:color="auto"/>
            <w:bottom w:val="none" w:sz="0" w:space="0" w:color="auto"/>
            <w:right w:val="none" w:sz="0" w:space="0" w:color="auto"/>
          </w:divBdr>
        </w:div>
        <w:div w:id="1902321813">
          <w:marLeft w:val="0"/>
          <w:marRight w:val="0"/>
          <w:marTop w:val="0"/>
          <w:marBottom w:val="0"/>
          <w:divBdr>
            <w:top w:val="none" w:sz="0" w:space="0" w:color="auto"/>
            <w:left w:val="none" w:sz="0" w:space="0" w:color="auto"/>
            <w:bottom w:val="none" w:sz="0" w:space="0" w:color="auto"/>
            <w:right w:val="none" w:sz="0" w:space="0" w:color="auto"/>
          </w:divBdr>
        </w:div>
        <w:div w:id="1935628133">
          <w:marLeft w:val="0"/>
          <w:marRight w:val="0"/>
          <w:marTop w:val="0"/>
          <w:marBottom w:val="0"/>
          <w:divBdr>
            <w:top w:val="none" w:sz="0" w:space="0" w:color="auto"/>
            <w:left w:val="none" w:sz="0" w:space="0" w:color="auto"/>
            <w:bottom w:val="none" w:sz="0" w:space="0" w:color="auto"/>
            <w:right w:val="none" w:sz="0" w:space="0" w:color="auto"/>
          </w:divBdr>
        </w:div>
        <w:div w:id="2032534049">
          <w:marLeft w:val="0"/>
          <w:marRight w:val="0"/>
          <w:marTop w:val="0"/>
          <w:marBottom w:val="0"/>
          <w:divBdr>
            <w:top w:val="none" w:sz="0" w:space="0" w:color="auto"/>
            <w:left w:val="none" w:sz="0" w:space="0" w:color="auto"/>
            <w:bottom w:val="none" w:sz="0" w:space="0" w:color="auto"/>
            <w:right w:val="none" w:sz="0" w:space="0" w:color="auto"/>
          </w:divBdr>
        </w:div>
      </w:divsChild>
    </w:div>
    <w:div w:id="1848207892">
      <w:bodyDiv w:val="1"/>
      <w:marLeft w:val="0"/>
      <w:marRight w:val="0"/>
      <w:marTop w:val="0"/>
      <w:marBottom w:val="0"/>
      <w:divBdr>
        <w:top w:val="none" w:sz="0" w:space="0" w:color="auto"/>
        <w:left w:val="none" w:sz="0" w:space="0" w:color="auto"/>
        <w:bottom w:val="none" w:sz="0" w:space="0" w:color="auto"/>
        <w:right w:val="none" w:sz="0" w:space="0" w:color="auto"/>
      </w:divBdr>
      <w:divsChild>
        <w:div w:id="69544104">
          <w:marLeft w:val="0"/>
          <w:marRight w:val="0"/>
          <w:marTop w:val="0"/>
          <w:marBottom w:val="0"/>
          <w:divBdr>
            <w:top w:val="none" w:sz="0" w:space="0" w:color="auto"/>
            <w:left w:val="none" w:sz="0" w:space="0" w:color="auto"/>
            <w:bottom w:val="none" w:sz="0" w:space="0" w:color="auto"/>
            <w:right w:val="none" w:sz="0" w:space="0" w:color="auto"/>
          </w:divBdr>
        </w:div>
        <w:div w:id="135420327">
          <w:marLeft w:val="0"/>
          <w:marRight w:val="0"/>
          <w:marTop w:val="0"/>
          <w:marBottom w:val="0"/>
          <w:divBdr>
            <w:top w:val="none" w:sz="0" w:space="0" w:color="auto"/>
            <w:left w:val="none" w:sz="0" w:space="0" w:color="auto"/>
            <w:bottom w:val="none" w:sz="0" w:space="0" w:color="auto"/>
            <w:right w:val="none" w:sz="0" w:space="0" w:color="auto"/>
          </w:divBdr>
        </w:div>
        <w:div w:id="169100749">
          <w:marLeft w:val="0"/>
          <w:marRight w:val="0"/>
          <w:marTop w:val="0"/>
          <w:marBottom w:val="0"/>
          <w:divBdr>
            <w:top w:val="none" w:sz="0" w:space="0" w:color="auto"/>
            <w:left w:val="none" w:sz="0" w:space="0" w:color="auto"/>
            <w:bottom w:val="none" w:sz="0" w:space="0" w:color="auto"/>
            <w:right w:val="none" w:sz="0" w:space="0" w:color="auto"/>
          </w:divBdr>
        </w:div>
        <w:div w:id="268124674">
          <w:marLeft w:val="0"/>
          <w:marRight w:val="0"/>
          <w:marTop w:val="0"/>
          <w:marBottom w:val="0"/>
          <w:divBdr>
            <w:top w:val="none" w:sz="0" w:space="0" w:color="auto"/>
            <w:left w:val="none" w:sz="0" w:space="0" w:color="auto"/>
            <w:bottom w:val="none" w:sz="0" w:space="0" w:color="auto"/>
            <w:right w:val="none" w:sz="0" w:space="0" w:color="auto"/>
          </w:divBdr>
        </w:div>
        <w:div w:id="289476090">
          <w:marLeft w:val="0"/>
          <w:marRight w:val="0"/>
          <w:marTop w:val="0"/>
          <w:marBottom w:val="0"/>
          <w:divBdr>
            <w:top w:val="none" w:sz="0" w:space="0" w:color="auto"/>
            <w:left w:val="none" w:sz="0" w:space="0" w:color="auto"/>
            <w:bottom w:val="none" w:sz="0" w:space="0" w:color="auto"/>
            <w:right w:val="none" w:sz="0" w:space="0" w:color="auto"/>
          </w:divBdr>
        </w:div>
        <w:div w:id="557396192">
          <w:marLeft w:val="0"/>
          <w:marRight w:val="0"/>
          <w:marTop w:val="0"/>
          <w:marBottom w:val="0"/>
          <w:divBdr>
            <w:top w:val="none" w:sz="0" w:space="0" w:color="auto"/>
            <w:left w:val="none" w:sz="0" w:space="0" w:color="auto"/>
            <w:bottom w:val="none" w:sz="0" w:space="0" w:color="auto"/>
            <w:right w:val="none" w:sz="0" w:space="0" w:color="auto"/>
          </w:divBdr>
        </w:div>
        <w:div w:id="630402679">
          <w:marLeft w:val="0"/>
          <w:marRight w:val="0"/>
          <w:marTop w:val="0"/>
          <w:marBottom w:val="0"/>
          <w:divBdr>
            <w:top w:val="none" w:sz="0" w:space="0" w:color="auto"/>
            <w:left w:val="none" w:sz="0" w:space="0" w:color="auto"/>
            <w:bottom w:val="none" w:sz="0" w:space="0" w:color="auto"/>
            <w:right w:val="none" w:sz="0" w:space="0" w:color="auto"/>
          </w:divBdr>
        </w:div>
        <w:div w:id="636834110">
          <w:marLeft w:val="0"/>
          <w:marRight w:val="0"/>
          <w:marTop w:val="0"/>
          <w:marBottom w:val="0"/>
          <w:divBdr>
            <w:top w:val="none" w:sz="0" w:space="0" w:color="auto"/>
            <w:left w:val="none" w:sz="0" w:space="0" w:color="auto"/>
            <w:bottom w:val="none" w:sz="0" w:space="0" w:color="auto"/>
            <w:right w:val="none" w:sz="0" w:space="0" w:color="auto"/>
          </w:divBdr>
        </w:div>
        <w:div w:id="660890588">
          <w:marLeft w:val="0"/>
          <w:marRight w:val="0"/>
          <w:marTop w:val="0"/>
          <w:marBottom w:val="0"/>
          <w:divBdr>
            <w:top w:val="none" w:sz="0" w:space="0" w:color="auto"/>
            <w:left w:val="none" w:sz="0" w:space="0" w:color="auto"/>
            <w:bottom w:val="none" w:sz="0" w:space="0" w:color="auto"/>
            <w:right w:val="none" w:sz="0" w:space="0" w:color="auto"/>
          </w:divBdr>
        </w:div>
        <w:div w:id="734746524">
          <w:marLeft w:val="0"/>
          <w:marRight w:val="0"/>
          <w:marTop w:val="0"/>
          <w:marBottom w:val="0"/>
          <w:divBdr>
            <w:top w:val="none" w:sz="0" w:space="0" w:color="auto"/>
            <w:left w:val="none" w:sz="0" w:space="0" w:color="auto"/>
            <w:bottom w:val="none" w:sz="0" w:space="0" w:color="auto"/>
            <w:right w:val="none" w:sz="0" w:space="0" w:color="auto"/>
          </w:divBdr>
        </w:div>
        <w:div w:id="855339597">
          <w:marLeft w:val="0"/>
          <w:marRight w:val="0"/>
          <w:marTop w:val="0"/>
          <w:marBottom w:val="0"/>
          <w:divBdr>
            <w:top w:val="none" w:sz="0" w:space="0" w:color="auto"/>
            <w:left w:val="none" w:sz="0" w:space="0" w:color="auto"/>
            <w:bottom w:val="none" w:sz="0" w:space="0" w:color="auto"/>
            <w:right w:val="none" w:sz="0" w:space="0" w:color="auto"/>
          </w:divBdr>
        </w:div>
        <w:div w:id="921911654">
          <w:marLeft w:val="0"/>
          <w:marRight w:val="0"/>
          <w:marTop w:val="0"/>
          <w:marBottom w:val="0"/>
          <w:divBdr>
            <w:top w:val="none" w:sz="0" w:space="0" w:color="auto"/>
            <w:left w:val="none" w:sz="0" w:space="0" w:color="auto"/>
            <w:bottom w:val="none" w:sz="0" w:space="0" w:color="auto"/>
            <w:right w:val="none" w:sz="0" w:space="0" w:color="auto"/>
          </w:divBdr>
        </w:div>
        <w:div w:id="939096938">
          <w:marLeft w:val="0"/>
          <w:marRight w:val="0"/>
          <w:marTop w:val="0"/>
          <w:marBottom w:val="0"/>
          <w:divBdr>
            <w:top w:val="none" w:sz="0" w:space="0" w:color="auto"/>
            <w:left w:val="none" w:sz="0" w:space="0" w:color="auto"/>
            <w:bottom w:val="none" w:sz="0" w:space="0" w:color="auto"/>
            <w:right w:val="none" w:sz="0" w:space="0" w:color="auto"/>
          </w:divBdr>
        </w:div>
        <w:div w:id="981689163">
          <w:marLeft w:val="0"/>
          <w:marRight w:val="0"/>
          <w:marTop w:val="0"/>
          <w:marBottom w:val="0"/>
          <w:divBdr>
            <w:top w:val="none" w:sz="0" w:space="0" w:color="auto"/>
            <w:left w:val="none" w:sz="0" w:space="0" w:color="auto"/>
            <w:bottom w:val="none" w:sz="0" w:space="0" w:color="auto"/>
            <w:right w:val="none" w:sz="0" w:space="0" w:color="auto"/>
          </w:divBdr>
        </w:div>
        <w:div w:id="1049763594">
          <w:marLeft w:val="0"/>
          <w:marRight w:val="0"/>
          <w:marTop w:val="0"/>
          <w:marBottom w:val="0"/>
          <w:divBdr>
            <w:top w:val="none" w:sz="0" w:space="0" w:color="auto"/>
            <w:left w:val="none" w:sz="0" w:space="0" w:color="auto"/>
            <w:bottom w:val="none" w:sz="0" w:space="0" w:color="auto"/>
            <w:right w:val="none" w:sz="0" w:space="0" w:color="auto"/>
          </w:divBdr>
        </w:div>
        <w:div w:id="1173952275">
          <w:marLeft w:val="0"/>
          <w:marRight w:val="0"/>
          <w:marTop w:val="0"/>
          <w:marBottom w:val="0"/>
          <w:divBdr>
            <w:top w:val="none" w:sz="0" w:space="0" w:color="auto"/>
            <w:left w:val="none" w:sz="0" w:space="0" w:color="auto"/>
            <w:bottom w:val="none" w:sz="0" w:space="0" w:color="auto"/>
            <w:right w:val="none" w:sz="0" w:space="0" w:color="auto"/>
          </w:divBdr>
        </w:div>
        <w:div w:id="1205561465">
          <w:marLeft w:val="0"/>
          <w:marRight w:val="0"/>
          <w:marTop w:val="0"/>
          <w:marBottom w:val="0"/>
          <w:divBdr>
            <w:top w:val="none" w:sz="0" w:space="0" w:color="auto"/>
            <w:left w:val="none" w:sz="0" w:space="0" w:color="auto"/>
            <w:bottom w:val="none" w:sz="0" w:space="0" w:color="auto"/>
            <w:right w:val="none" w:sz="0" w:space="0" w:color="auto"/>
          </w:divBdr>
        </w:div>
        <w:div w:id="1243951032">
          <w:marLeft w:val="0"/>
          <w:marRight w:val="0"/>
          <w:marTop w:val="0"/>
          <w:marBottom w:val="0"/>
          <w:divBdr>
            <w:top w:val="none" w:sz="0" w:space="0" w:color="auto"/>
            <w:left w:val="none" w:sz="0" w:space="0" w:color="auto"/>
            <w:bottom w:val="none" w:sz="0" w:space="0" w:color="auto"/>
            <w:right w:val="none" w:sz="0" w:space="0" w:color="auto"/>
          </w:divBdr>
        </w:div>
        <w:div w:id="1293167439">
          <w:marLeft w:val="0"/>
          <w:marRight w:val="0"/>
          <w:marTop w:val="0"/>
          <w:marBottom w:val="0"/>
          <w:divBdr>
            <w:top w:val="none" w:sz="0" w:space="0" w:color="auto"/>
            <w:left w:val="none" w:sz="0" w:space="0" w:color="auto"/>
            <w:bottom w:val="none" w:sz="0" w:space="0" w:color="auto"/>
            <w:right w:val="none" w:sz="0" w:space="0" w:color="auto"/>
          </w:divBdr>
        </w:div>
        <w:div w:id="1293437758">
          <w:marLeft w:val="0"/>
          <w:marRight w:val="0"/>
          <w:marTop w:val="0"/>
          <w:marBottom w:val="0"/>
          <w:divBdr>
            <w:top w:val="none" w:sz="0" w:space="0" w:color="auto"/>
            <w:left w:val="none" w:sz="0" w:space="0" w:color="auto"/>
            <w:bottom w:val="none" w:sz="0" w:space="0" w:color="auto"/>
            <w:right w:val="none" w:sz="0" w:space="0" w:color="auto"/>
          </w:divBdr>
        </w:div>
        <w:div w:id="1297298447">
          <w:marLeft w:val="0"/>
          <w:marRight w:val="0"/>
          <w:marTop w:val="0"/>
          <w:marBottom w:val="0"/>
          <w:divBdr>
            <w:top w:val="none" w:sz="0" w:space="0" w:color="auto"/>
            <w:left w:val="none" w:sz="0" w:space="0" w:color="auto"/>
            <w:bottom w:val="none" w:sz="0" w:space="0" w:color="auto"/>
            <w:right w:val="none" w:sz="0" w:space="0" w:color="auto"/>
          </w:divBdr>
        </w:div>
        <w:div w:id="1329795390">
          <w:marLeft w:val="0"/>
          <w:marRight w:val="0"/>
          <w:marTop w:val="0"/>
          <w:marBottom w:val="0"/>
          <w:divBdr>
            <w:top w:val="none" w:sz="0" w:space="0" w:color="auto"/>
            <w:left w:val="none" w:sz="0" w:space="0" w:color="auto"/>
            <w:bottom w:val="none" w:sz="0" w:space="0" w:color="auto"/>
            <w:right w:val="none" w:sz="0" w:space="0" w:color="auto"/>
          </w:divBdr>
        </w:div>
        <w:div w:id="1654217603">
          <w:marLeft w:val="0"/>
          <w:marRight w:val="0"/>
          <w:marTop w:val="0"/>
          <w:marBottom w:val="0"/>
          <w:divBdr>
            <w:top w:val="none" w:sz="0" w:space="0" w:color="auto"/>
            <w:left w:val="none" w:sz="0" w:space="0" w:color="auto"/>
            <w:bottom w:val="none" w:sz="0" w:space="0" w:color="auto"/>
            <w:right w:val="none" w:sz="0" w:space="0" w:color="auto"/>
          </w:divBdr>
        </w:div>
        <w:div w:id="1816797498">
          <w:marLeft w:val="0"/>
          <w:marRight w:val="0"/>
          <w:marTop w:val="0"/>
          <w:marBottom w:val="0"/>
          <w:divBdr>
            <w:top w:val="none" w:sz="0" w:space="0" w:color="auto"/>
            <w:left w:val="none" w:sz="0" w:space="0" w:color="auto"/>
            <w:bottom w:val="none" w:sz="0" w:space="0" w:color="auto"/>
            <w:right w:val="none" w:sz="0" w:space="0" w:color="auto"/>
          </w:divBdr>
        </w:div>
      </w:divsChild>
    </w:div>
    <w:div w:id="1914050513">
      <w:bodyDiv w:val="1"/>
      <w:marLeft w:val="0"/>
      <w:marRight w:val="0"/>
      <w:marTop w:val="0"/>
      <w:marBottom w:val="0"/>
      <w:divBdr>
        <w:top w:val="none" w:sz="0" w:space="0" w:color="auto"/>
        <w:left w:val="none" w:sz="0" w:space="0" w:color="auto"/>
        <w:bottom w:val="none" w:sz="0" w:space="0" w:color="auto"/>
        <w:right w:val="none" w:sz="0" w:space="0" w:color="auto"/>
      </w:divBdr>
    </w:div>
    <w:div w:id="1914510052">
      <w:bodyDiv w:val="1"/>
      <w:marLeft w:val="0"/>
      <w:marRight w:val="0"/>
      <w:marTop w:val="0"/>
      <w:marBottom w:val="0"/>
      <w:divBdr>
        <w:top w:val="none" w:sz="0" w:space="0" w:color="auto"/>
        <w:left w:val="none" w:sz="0" w:space="0" w:color="auto"/>
        <w:bottom w:val="none" w:sz="0" w:space="0" w:color="auto"/>
        <w:right w:val="none" w:sz="0" w:space="0" w:color="auto"/>
      </w:divBdr>
      <w:divsChild>
        <w:div w:id="473718506">
          <w:marLeft w:val="0"/>
          <w:marRight w:val="0"/>
          <w:marTop w:val="0"/>
          <w:marBottom w:val="0"/>
          <w:divBdr>
            <w:top w:val="none" w:sz="0" w:space="0" w:color="auto"/>
            <w:left w:val="none" w:sz="0" w:space="0" w:color="auto"/>
            <w:bottom w:val="none" w:sz="0" w:space="0" w:color="auto"/>
            <w:right w:val="none" w:sz="0" w:space="0" w:color="auto"/>
          </w:divBdr>
        </w:div>
        <w:div w:id="533925739">
          <w:marLeft w:val="0"/>
          <w:marRight w:val="0"/>
          <w:marTop w:val="0"/>
          <w:marBottom w:val="0"/>
          <w:divBdr>
            <w:top w:val="none" w:sz="0" w:space="0" w:color="auto"/>
            <w:left w:val="none" w:sz="0" w:space="0" w:color="auto"/>
            <w:bottom w:val="none" w:sz="0" w:space="0" w:color="auto"/>
            <w:right w:val="none" w:sz="0" w:space="0" w:color="auto"/>
          </w:divBdr>
        </w:div>
        <w:div w:id="631137726">
          <w:marLeft w:val="0"/>
          <w:marRight w:val="0"/>
          <w:marTop w:val="0"/>
          <w:marBottom w:val="0"/>
          <w:divBdr>
            <w:top w:val="none" w:sz="0" w:space="0" w:color="auto"/>
            <w:left w:val="none" w:sz="0" w:space="0" w:color="auto"/>
            <w:bottom w:val="none" w:sz="0" w:space="0" w:color="auto"/>
            <w:right w:val="none" w:sz="0" w:space="0" w:color="auto"/>
          </w:divBdr>
        </w:div>
        <w:div w:id="642196360">
          <w:marLeft w:val="0"/>
          <w:marRight w:val="0"/>
          <w:marTop w:val="0"/>
          <w:marBottom w:val="0"/>
          <w:divBdr>
            <w:top w:val="none" w:sz="0" w:space="0" w:color="auto"/>
            <w:left w:val="none" w:sz="0" w:space="0" w:color="auto"/>
            <w:bottom w:val="none" w:sz="0" w:space="0" w:color="auto"/>
            <w:right w:val="none" w:sz="0" w:space="0" w:color="auto"/>
          </w:divBdr>
        </w:div>
        <w:div w:id="730159001">
          <w:marLeft w:val="0"/>
          <w:marRight w:val="0"/>
          <w:marTop w:val="0"/>
          <w:marBottom w:val="0"/>
          <w:divBdr>
            <w:top w:val="none" w:sz="0" w:space="0" w:color="auto"/>
            <w:left w:val="none" w:sz="0" w:space="0" w:color="auto"/>
            <w:bottom w:val="none" w:sz="0" w:space="0" w:color="auto"/>
            <w:right w:val="none" w:sz="0" w:space="0" w:color="auto"/>
          </w:divBdr>
        </w:div>
        <w:div w:id="792139149">
          <w:marLeft w:val="0"/>
          <w:marRight w:val="0"/>
          <w:marTop w:val="0"/>
          <w:marBottom w:val="0"/>
          <w:divBdr>
            <w:top w:val="none" w:sz="0" w:space="0" w:color="auto"/>
            <w:left w:val="none" w:sz="0" w:space="0" w:color="auto"/>
            <w:bottom w:val="none" w:sz="0" w:space="0" w:color="auto"/>
            <w:right w:val="none" w:sz="0" w:space="0" w:color="auto"/>
          </w:divBdr>
        </w:div>
        <w:div w:id="1124422701">
          <w:marLeft w:val="0"/>
          <w:marRight w:val="0"/>
          <w:marTop w:val="0"/>
          <w:marBottom w:val="0"/>
          <w:divBdr>
            <w:top w:val="none" w:sz="0" w:space="0" w:color="auto"/>
            <w:left w:val="none" w:sz="0" w:space="0" w:color="auto"/>
            <w:bottom w:val="none" w:sz="0" w:space="0" w:color="auto"/>
            <w:right w:val="none" w:sz="0" w:space="0" w:color="auto"/>
          </w:divBdr>
        </w:div>
        <w:div w:id="1193617693">
          <w:marLeft w:val="0"/>
          <w:marRight w:val="0"/>
          <w:marTop w:val="0"/>
          <w:marBottom w:val="0"/>
          <w:divBdr>
            <w:top w:val="none" w:sz="0" w:space="0" w:color="auto"/>
            <w:left w:val="none" w:sz="0" w:space="0" w:color="auto"/>
            <w:bottom w:val="none" w:sz="0" w:space="0" w:color="auto"/>
            <w:right w:val="none" w:sz="0" w:space="0" w:color="auto"/>
          </w:divBdr>
        </w:div>
        <w:div w:id="1287587324">
          <w:marLeft w:val="0"/>
          <w:marRight w:val="0"/>
          <w:marTop w:val="0"/>
          <w:marBottom w:val="0"/>
          <w:divBdr>
            <w:top w:val="none" w:sz="0" w:space="0" w:color="auto"/>
            <w:left w:val="none" w:sz="0" w:space="0" w:color="auto"/>
            <w:bottom w:val="none" w:sz="0" w:space="0" w:color="auto"/>
            <w:right w:val="none" w:sz="0" w:space="0" w:color="auto"/>
          </w:divBdr>
        </w:div>
        <w:div w:id="1429696383">
          <w:marLeft w:val="0"/>
          <w:marRight w:val="0"/>
          <w:marTop w:val="0"/>
          <w:marBottom w:val="0"/>
          <w:divBdr>
            <w:top w:val="none" w:sz="0" w:space="0" w:color="auto"/>
            <w:left w:val="none" w:sz="0" w:space="0" w:color="auto"/>
            <w:bottom w:val="none" w:sz="0" w:space="0" w:color="auto"/>
            <w:right w:val="none" w:sz="0" w:space="0" w:color="auto"/>
          </w:divBdr>
        </w:div>
        <w:div w:id="1432121403">
          <w:marLeft w:val="0"/>
          <w:marRight w:val="0"/>
          <w:marTop w:val="0"/>
          <w:marBottom w:val="0"/>
          <w:divBdr>
            <w:top w:val="none" w:sz="0" w:space="0" w:color="auto"/>
            <w:left w:val="none" w:sz="0" w:space="0" w:color="auto"/>
            <w:bottom w:val="none" w:sz="0" w:space="0" w:color="auto"/>
            <w:right w:val="none" w:sz="0" w:space="0" w:color="auto"/>
          </w:divBdr>
        </w:div>
        <w:div w:id="1432748476">
          <w:marLeft w:val="0"/>
          <w:marRight w:val="0"/>
          <w:marTop w:val="0"/>
          <w:marBottom w:val="0"/>
          <w:divBdr>
            <w:top w:val="none" w:sz="0" w:space="0" w:color="auto"/>
            <w:left w:val="none" w:sz="0" w:space="0" w:color="auto"/>
            <w:bottom w:val="none" w:sz="0" w:space="0" w:color="auto"/>
            <w:right w:val="none" w:sz="0" w:space="0" w:color="auto"/>
          </w:divBdr>
        </w:div>
        <w:div w:id="1449666758">
          <w:marLeft w:val="0"/>
          <w:marRight w:val="0"/>
          <w:marTop w:val="0"/>
          <w:marBottom w:val="0"/>
          <w:divBdr>
            <w:top w:val="none" w:sz="0" w:space="0" w:color="auto"/>
            <w:left w:val="none" w:sz="0" w:space="0" w:color="auto"/>
            <w:bottom w:val="none" w:sz="0" w:space="0" w:color="auto"/>
            <w:right w:val="none" w:sz="0" w:space="0" w:color="auto"/>
          </w:divBdr>
        </w:div>
        <w:div w:id="1565990342">
          <w:marLeft w:val="0"/>
          <w:marRight w:val="0"/>
          <w:marTop w:val="0"/>
          <w:marBottom w:val="0"/>
          <w:divBdr>
            <w:top w:val="none" w:sz="0" w:space="0" w:color="auto"/>
            <w:left w:val="none" w:sz="0" w:space="0" w:color="auto"/>
            <w:bottom w:val="none" w:sz="0" w:space="0" w:color="auto"/>
            <w:right w:val="none" w:sz="0" w:space="0" w:color="auto"/>
          </w:divBdr>
        </w:div>
        <w:div w:id="1590578544">
          <w:marLeft w:val="0"/>
          <w:marRight w:val="0"/>
          <w:marTop w:val="0"/>
          <w:marBottom w:val="0"/>
          <w:divBdr>
            <w:top w:val="none" w:sz="0" w:space="0" w:color="auto"/>
            <w:left w:val="none" w:sz="0" w:space="0" w:color="auto"/>
            <w:bottom w:val="none" w:sz="0" w:space="0" w:color="auto"/>
            <w:right w:val="none" w:sz="0" w:space="0" w:color="auto"/>
          </w:divBdr>
        </w:div>
        <w:div w:id="1606419494">
          <w:marLeft w:val="0"/>
          <w:marRight w:val="0"/>
          <w:marTop w:val="0"/>
          <w:marBottom w:val="0"/>
          <w:divBdr>
            <w:top w:val="none" w:sz="0" w:space="0" w:color="auto"/>
            <w:left w:val="none" w:sz="0" w:space="0" w:color="auto"/>
            <w:bottom w:val="none" w:sz="0" w:space="0" w:color="auto"/>
            <w:right w:val="none" w:sz="0" w:space="0" w:color="auto"/>
          </w:divBdr>
        </w:div>
        <w:div w:id="2081055550">
          <w:marLeft w:val="0"/>
          <w:marRight w:val="0"/>
          <w:marTop w:val="0"/>
          <w:marBottom w:val="0"/>
          <w:divBdr>
            <w:top w:val="none" w:sz="0" w:space="0" w:color="auto"/>
            <w:left w:val="none" w:sz="0" w:space="0" w:color="auto"/>
            <w:bottom w:val="none" w:sz="0" w:space="0" w:color="auto"/>
            <w:right w:val="none" w:sz="0" w:space="0" w:color="auto"/>
          </w:divBdr>
        </w:div>
      </w:divsChild>
    </w:div>
    <w:div w:id="1966808753">
      <w:bodyDiv w:val="1"/>
      <w:marLeft w:val="0"/>
      <w:marRight w:val="0"/>
      <w:marTop w:val="0"/>
      <w:marBottom w:val="0"/>
      <w:divBdr>
        <w:top w:val="none" w:sz="0" w:space="0" w:color="auto"/>
        <w:left w:val="none" w:sz="0" w:space="0" w:color="auto"/>
        <w:bottom w:val="none" w:sz="0" w:space="0" w:color="auto"/>
        <w:right w:val="none" w:sz="0" w:space="0" w:color="auto"/>
      </w:divBdr>
      <w:divsChild>
        <w:div w:id="29579102">
          <w:marLeft w:val="0"/>
          <w:marRight w:val="0"/>
          <w:marTop w:val="0"/>
          <w:marBottom w:val="0"/>
          <w:divBdr>
            <w:top w:val="none" w:sz="0" w:space="0" w:color="auto"/>
            <w:left w:val="none" w:sz="0" w:space="0" w:color="auto"/>
            <w:bottom w:val="none" w:sz="0" w:space="0" w:color="auto"/>
            <w:right w:val="none" w:sz="0" w:space="0" w:color="auto"/>
          </w:divBdr>
        </w:div>
        <w:div w:id="190068056">
          <w:marLeft w:val="0"/>
          <w:marRight w:val="0"/>
          <w:marTop w:val="0"/>
          <w:marBottom w:val="0"/>
          <w:divBdr>
            <w:top w:val="none" w:sz="0" w:space="0" w:color="auto"/>
            <w:left w:val="none" w:sz="0" w:space="0" w:color="auto"/>
            <w:bottom w:val="none" w:sz="0" w:space="0" w:color="auto"/>
            <w:right w:val="none" w:sz="0" w:space="0" w:color="auto"/>
          </w:divBdr>
        </w:div>
        <w:div w:id="294217404">
          <w:marLeft w:val="0"/>
          <w:marRight w:val="0"/>
          <w:marTop w:val="0"/>
          <w:marBottom w:val="0"/>
          <w:divBdr>
            <w:top w:val="none" w:sz="0" w:space="0" w:color="auto"/>
            <w:left w:val="none" w:sz="0" w:space="0" w:color="auto"/>
            <w:bottom w:val="none" w:sz="0" w:space="0" w:color="auto"/>
            <w:right w:val="none" w:sz="0" w:space="0" w:color="auto"/>
          </w:divBdr>
        </w:div>
        <w:div w:id="784542503">
          <w:marLeft w:val="0"/>
          <w:marRight w:val="0"/>
          <w:marTop w:val="0"/>
          <w:marBottom w:val="0"/>
          <w:divBdr>
            <w:top w:val="none" w:sz="0" w:space="0" w:color="auto"/>
            <w:left w:val="none" w:sz="0" w:space="0" w:color="auto"/>
            <w:bottom w:val="none" w:sz="0" w:space="0" w:color="auto"/>
            <w:right w:val="none" w:sz="0" w:space="0" w:color="auto"/>
          </w:divBdr>
        </w:div>
        <w:div w:id="875629273">
          <w:marLeft w:val="0"/>
          <w:marRight w:val="0"/>
          <w:marTop w:val="0"/>
          <w:marBottom w:val="0"/>
          <w:divBdr>
            <w:top w:val="none" w:sz="0" w:space="0" w:color="auto"/>
            <w:left w:val="none" w:sz="0" w:space="0" w:color="auto"/>
            <w:bottom w:val="none" w:sz="0" w:space="0" w:color="auto"/>
            <w:right w:val="none" w:sz="0" w:space="0" w:color="auto"/>
          </w:divBdr>
        </w:div>
        <w:div w:id="904022685">
          <w:marLeft w:val="0"/>
          <w:marRight w:val="0"/>
          <w:marTop w:val="0"/>
          <w:marBottom w:val="0"/>
          <w:divBdr>
            <w:top w:val="none" w:sz="0" w:space="0" w:color="auto"/>
            <w:left w:val="none" w:sz="0" w:space="0" w:color="auto"/>
            <w:bottom w:val="none" w:sz="0" w:space="0" w:color="auto"/>
            <w:right w:val="none" w:sz="0" w:space="0" w:color="auto"/>
          </w:divBdr>
        </w:div>
        <w:div w:id="946694054">
          <w:marLeft w:val="0"/>
          <w:marRight w:val="0"/>
          <w:marTop w:val="0"/>
          <w:marBottom w:val="0"/>
          <w:divBdr>
            <w:top w:val="none" w:sz="0" w:space="0" w:color="auto"/>
            <w:left w:val="none" w:sz="0" w:space="0" w:color="auto"/>
            <w:bottom w:val="none" w:sz="0" w:space="0" w:color="auto"/>
            <w:right w:val="none" w:sz="0" w:space="0" w:color="auto"/>
          </w:divBdr>
        </w:div>
        <w:div w:id="1158959489">
          <w:marLeft w:val="0"/>
          <w:marRight w:val="0"/>
          <w:marTop w:val="0"/>
          <w:marBottom w:val="0"/>
          <w:divBdr>
            <w:top w:val="none" w:sz="0" w:space="0" w:color="auto"/>
            <w:left w:val="none" w:sz="0" w:space="0" w:color="auto"/>
            <w:bottom w:val="none" w:sz="0" w:space="0" w:color="auto"/>
            <w:right w:val="none" w:sz="0" w:space="0" w:color="auto"/>
          </w:divBdr>
        </w:div>
        <w:div w:id="1257445300">
          <w:marLeft w:val="0"/>
          <w:marRight w:val="0"/>
          <w:marTop w:val="0"/>
          <w:marBottom w:val="0"/>
          <w:divBdr>
            <w:top w:val="none" w:sz="0" w:space="0" w:color="auto"/>
            <w:left w:val="none" w:sz="0" w:space="0" w:color="auto"/>
            <w:bottom w:val="none" w:sz="0" w:space="0" w:color="auto"/>
            <w:right w:val="none" w:sz="0" w:space="0" w:color="auto"/>
          </w:divBdr>
        </w:div>
        <w:div w:id="1438331186">
          <w:marLeft w:val="0"/>
          <w:marRight w:val="0"/>
          <w:marTop w:val="0"/>
          <w:marBottom w:val="0"/>
          <w:divBdr>
            <w:top w:val="none" w:sz="0" w:space="0" w:color="auto"/>
            <w:left w:val="none" w:sz="0" w:space="0" w:color="auto"/>
            <w:bottom w:val="none" w:sz="0" w:space="0" w:color="auto"/>
            <w:right w:val="none" w:sz="0" w:space="0" w:color="auto"/>
          </w:divBdr>
        </w:div>
        <w:div w:id="1680548622">
          <w:marLeft w:val="0"/>
          <w:marRight w:val="0"/>
          <w:marTop w:val="0"/>
          <w:marBottom w:val="0"/>
          <w:divBdr>
            <w:top w:val="none" w:sz="0" w:space="0" w:color="auto"/>
            <w:left w:val="none" w:sz="0" w:space="0" w:color="auto"/>
            <w:bottom w:val="none" w:sz="0" w:space="0" w:color="auto"/>
            <w:right w:val="none" w:sz="0" w:space="0" w:color="auto"/>
          </w:divBdr>
        </w:div>
        <w:div w:id="1722703305">
          <w:marLeft w:val="0"/>
          <w:marRight w:val="0"/>
          <w:marTop w:val="0"/>
          <w:marBottom w:val="0"/>
          <w:divBdr>
            <w:top w:val="none" w:sz="0" w:space="0" w:color="auto"/>
            <w:left w:val="none" w:sz="0" w:space="0" w:color="auto"/>
            <w:bottom w:val="none" w:sz="0" w:space="0" w:color="auto"/>
            <w:right w:val="none" w:sz="0" w:space="0" w:color="auto"/>
          </w:divBdr>
        </w:div>
        <w:div w:id="1736465742">
          <w:marLeft w:val="0"/>
          <w:marRight w:val="0"/>
          <w:marTop w:val="0"/>
          <w:marBottom w:val="0"/>
          <w:divBdr>
            <w:top w:val="none" w:sz="0" w:space="0" w:color="auto"/>
            <w:left w:val="none" w:sz="0" w:space="0" w:color="auto"/>
            <w:bottom w:val="none" w:sz="0" w:space="0" w:color="auto"/>
            <w:right w:val="none" w:sz="0" w:space="0" w:color="auto"/>
          </w:divBdr>
        </w:div>
        <w:div w:id="1899395829">
          <w:marLeft w:val="0"/>
          <w:marRight w:val="0"/>
          <w:marTop w:val="0"/>
          <w:marBottom w:val="0"/>
          <w:divBdr>
            <w:top w:val="none" w:sz="0" w:space="0" w:color="auto"/>
            <w:left w:val="none" w:sz="0" w:space="0" w:color="auto"/>
            <w:bottom w:val="none" w:sz="0" w:space="0" w:color="auto"/>
            <w:right w:val="none" w:sz="0" w:space="0" w:color="auto"/>
          </w:divBdr>
        </w:div>
        <w:div w:id="1936354170">
          <w:marLeft w:val="0"/>
          <w:marRight w:val="0"/>
          <w:marTop w:val="0"/>
          <w:marBottom w:val="0"/>
          <w:divBdr>
            <w:top w:val="none" w:sz="0" w:space="0" w:color="auto"/>
            <w:left w:val="none" w:sz="0" w:space="0" w:color="auto"/>
            <w:bottom w:val="none" w:sz="0" w:space="0" w:color="auto"/>
            <w:right w:val="none" w:sz="0" w:space="0" w:color="auto"/>
          </w:divBdr>
        </w:div>
        <w:div w:id="1968730395">
          <w:marLeft w:val="0"/>
          <w:marRight w:val="0"/>
          <w:marTop w:val="0"/>
          <w:marBottom w:val="0"/>
          <w:divBdr>
            <w:top w:val="none" w:sz="0" w:space="0" w:color="auto"/>
            <w:left w:val="none" w:sz="0" w:space="0" w:color="auto"/>
            <w:bottom w:val="none" w:sz="0" w:space="0" w:color="auto"/>
            <w:right w:val="none" w:sz="0" w:space="0" w:color="auto"/>
          </w:divBdr>
        </w:div>
        <w:div w:id="2058237841">
          <w:marLeft w:val="0"/>
          <w:marRight w:val="0"/>
          <w:marTop w:val="0"/>
          <w:marBottom w:val="0"/>
          <w:divBdr>
            <w:top w:val="none" w:sz="0" w:space="0" w:color="auto"/>
            <w:left w:val="none" w:sz="0" w:space="0" w:color="auto"/>
            <w:bottom w:val="none" w:sz="0" w:space="0" w:color="auto"/>
            <w:right w:val="none" w:sz="0" w:space="0" w:color="auto"/>
          </w:divBdr>
        </w:div>
      </w:divsChild>
    </w:div>
    <w:div w:id="2096628185">
      <w:bodyDiv w:val="1"/>
      <w:marLeft w:val="0"/>
      <w:marRight w:val="0"/>
      <w:marTop w:val="0"/>
      <w:marBottom w:val="0"/>
      <w:divBdr>
        <w:top w:val="none" w:sz="0" w:space="0" w:color="auto"/>
        <w:left w:val="none" w:sz="0" w:space="0" w:color="auto"/>
        <w:bottom w:val="none" w:sz="0" w:space="0" w:color="auto"/>
        <w:right w:val="none" w:sz="0" w:space="0" w:color="auto"/>
      </w:divBdr>
      <w:divsChild>
        <w:div w:id="216092794">
          <w:marLeft w:val="0"/>
          <w:marRight w:val="0"/>
          <w:marTop w:val="0"/>
          <w:marBottom w:val="0"/>
          <w:divBdr>
            <w:top w:val="none" w:sz="0" w:space="0" w:color="auto"/>
            <w:left w:val="none" w:sz="0" w:space="0" w:color="auto"/>
            <w:bottom w:val="none" w:sz="0" w:space="0" w:color="auto"/>
            <w:right w:val="none" w:sz="0" w:space="0" w:color="auto"/>
          </w:divBdr>
        </w:div>
        <w:div w:id="1884168808">
          <w:marLeft w:val="0"/>
          <w:marRight w:val="0"/>
          <w:marTop w:val="0"/>
          <w:marBottom w:val="0"/>
          <w:divBdr>
            <w:top w:val="none" w:sz="0" w:space="0" w:color="auto"/>
            <w:left w:val="none" w:sz="0" w:space="0" w:color="auto"/>
            <w:bottom w:val="none" w:sz="0" w:space="0" w:color="auto"/>
            <w:right w:val="none" w:sz="0" w:space="0" w:color="auto"/>
          </w:divBdr>
        </w:div>
      </w:divsChild>
    </w:div>
    <w:div w:id="2114739026">
      <w:bodyDiv w:val="1"/>
      <w:marLeft w:val="0"/>
      <w:marRight w:val="0"/>
      <w:marTop w:val="0"/>
      <w:marBottom w:val="0"/>
      <w:divBdr>
        <w:top w:val="none" w:sz="0" w:space="0" w:color="auto"/>
        <w:left w:val="none" w:sz="0" w:space="0" w:color="auto"/>
        <w:bottom w:val="none" w:sz="0" w:space="0" w:color="auto"/>
        <w:right w:val="none" w:sz="0" w:space="0" w:color="auto"/>
      </w:divBdr>
      <w:divsChild>
        <w:div w:id="435489014">
          <w:marLeft w:val="0"/>
          <w:marRight w:val="0"/>
          <w:marTop w:val="0"/>
          <w:marBottom w:val="0"/>
          <w:divBdr>
            <w:top w:val="none" w:sz="0" w:space="0" w:color="auto"/>
            <w:left w:val="none" w:sz="0" w:space="0" w:color="auto"/>
            <w:bottom w:val="none" w:sz="0" w:space="0" w:color="auto"/>
            <w:right w:val="none" w:sz="0" w:space="0" w:color="auto"/>
          </w:divBdr>
        </w:div>
        <w:div w:id="488644279">
          <w:marLeft w:val="0"/>
          <w:marRight w:val="0"/>
          <w:marTop w:val="0"/>
          <w:marBottom w:val="0"/>
          <w:divBdr>
            <w:top w:val="none" w:sz="0" w:space="0" w:color="auto"/>
            <w:left w:val="none" w:sz="0" w:space="0" w:color="auto"/>
            <w:bottom w:val="none" w:sz="0" w:space="0" w:color="auto"/>
            <w:right w:val="none" w:sz="0" w:space="0" w:color="auto"/>
          </w:divBdr>
        </w:div>
        <w:div w:id="824586488">
          <w:marLeft w:val="0"/>
          <w:marRight w:val="0"/>
          <w:marTop w:val="0"/>
          <w:marBottom w:val="0"/>
          <w:divBdr>
            <w:top w:val="none" w:sz="0" w:space="0" w:color="auto"/>
            <w:left w:val="none" w:sz="0" w:space="0" w:color="auto"/>
            <w:bottom w:val="none" w:sz="0" w:space="0" w:color="auto"/>
            <w:right w:val="none" w:sz="0" w:space="0" w:color="auto"/>
          </w:divBdr>
        </w:div>
        <w:div w:id="882248140">
          <w:marLeft w:val="0"/>
          <w:marRight w:val="0"/>
          <w:marTop w:val="0"/>
          <w:marBottom w:val="0"/>
          <w:divBdr>
            <w:top w:val="none" w:sz="0" w:space="0" w:color="auto"/>
            <w:left w:val="none" w:sz="0" w:space="0" w:color="auto"/>
            <w:bottom w:val="none" w:sz="0" w:space="0" w:color="auto"/>
            <w:right w:val="none" w:sz="0" w:space="0" w:color="auto"/>
          </w:divBdr>
        </w:div>
        <w:div w:id="1218932823">
          <w:marLeft w:val="0"/>
          <w:marRight w:val="0"/>
          <w:marTop w:val="0"/>
          <w:marBottom w:val="0"/>
          <w:divBdr>
            <w:top w:val="none" w:sz="0" w:space="0" w:color="auto"/>
            <w:left w:val="none" w:sz="0" w:space="0" w:color="auto"/>
            <w:bottom w:val="none" w:sz="0" w:space="0" w:color="auto"/>
            <w:right w:val="none" w:sz="0" w:space="0" w:color="auto"/>
          </w:divBdr>
        </w:div>
        <w:div w:id="1238785529">
          <w:marLeft w:val="0"/>
          <w:marRight w:val="0"/>
          <w:marTop w:val="0"/>
          <w:marBottom w:val="0"/>
          <w:divBdr>
            <w:top w:val="none" w:sz="0" w:space="0" w:color="auto"/>
            <w:left w:val="none" w:sz="0" w:space="0" w:color="auto"/>
            <w:bottom w:val="none" w:sz="0" w:space="0" w:color="auto"/>
            <w:right w:val="none" w:sz="0" w:space="0" w:color="auto"/>
          </w:divBdr>
        </w:div>
        <w:div w:id="1316566777">
          <w:marLeft w:val="0"/>
          <w:marRight w:val="0"/>
          <w:marTop w:val="0"/>
          <w:marBottom w:val="0"/>
          <w:divBdr>
            <w:top w:val="none" w:sz="0" w:space="0" w:color="auto"/>
            <w:left w:val="none" w:sz="0" w:space="0" w:color="auto"/>
            <w:bottom w:val="none" w:sz="0" w:space="0" w:color="auto"/>
            <w:right w:val="none" w:sz="0" w:space="0" w:color="auto"/>
          </w:divBdr>
        </w:div>
        <w:div w:id="1467049267">
          <w:marLeft w:val="0"/>
          <w:marRight w:val="0"/>
          <w:marTop w:val="0"/>
          <w:marBottom w:val="0"/>
          <w:divBdr>
            <w:top w:val="none" w:sz="0" w:space="0" w:color="auto"/>
            <w:left w:val="none" w:sz="0" w:space="0" w:color="auto"/>
            <w:bottom w:val="none" w:sz="0" w:space="0" w:color="auto"/>
            <w:right w:val="none" w:sz="0" w:space="0" w:color="auto"/>
          </w:divBdr>
        </w:div>
        <w:div w:id="1486359838">
          <w:marLeft w:val="0"/>
          <w:marRight w:val="0"/>
          <w:marTop w:val="0"/>
          <w:marBottom w:val="0"/>
          <w:divBdr>
            <w:top w:val="none" w:sz="0" w:space="0" w:color="auto"/>
            <w:left w:val="none" w:sz="0" w:space="0" w:color="auto"/>
            <w:bottom w:val="none" w:sz="0" w:space="0" w:color="auto"/>
            <w:right w:val="none" w:sz="0" w:space="0" w:color="auto"/>
          </w:divBdr>
        </w:div>
        <w:div w:id="1601445133">
          <w:marLeft w:val="0"/>
          <w:marRight w:val="0"/>
          <w:marTop w:val="0"/>
          <w:marBottom w:val="0"/>
          <w:divBdr>
            <w:top w:val="none" w:sz="0" w:space="0" w:color="auto"/>
            <w:left w:val="none" w:sz="0" w:space="0" w:color="auto"/>
            <w:bottom w:val="none" w:sz="0" w:space="0" w:color="auto"/>
            <w:right w:val="none" w:sz="0" w:space="0" w:color="auto"/>
          </w:divBdr>
        </w:div>
        <w:div w:id="1705474888">
          <w:marLeft w:val="0"/>
          <w:marRight w:val="0"/>
          <w:marTop w:val="0"/>
          <w:marBottom w:val="0"/>
          <w:divBdr>
            <w:top w:val="none" w:sz="0" w:space="0" w:color="auto"/>
            <w:left w:val="none" w:sz="0" w:space="0" w:color="auto"/>
            <w:bottom w:val="none" w:sz="0" w:space="0" w:color="auto"/>
            <w:right w:val="none" w:sz="0" w:space="0" w:color="auto"/>
          </w:divBdr>
        </w:div>
        <w:div w:id="1801919322">
          <w:marLeft w:val="0"/>
          <w:marRight w:val="0"/>
          <w:marTop w:val="0"/>
          <w:marBottom w:val="0"/>
          <w:divBdr>
            <w:top w:val="none" w:sz="0" w:space="0" w:color="auto"/>
            <w:left w:val="none" w:sz="0" w:space="0" w:color="auto"/>
            <w:bottom w:val="none" w:sz="0" w:space="0" w:color="auto"/>
            <w:right w:val="none" w:sz="0" w:space="0" w:color="auto"/>
          </w:divBdr>
        </w:div>
        <w:div w:id="211879045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hyperlink" Target="https://www.ensembl.org" TargetMode="Externa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endnotes" Target="endnotes.xml"/><Relationship Id="rId11" Type="http://schemas.microsoft.com/office/2018/08/relationships/commentsExtensible" Target="commentsExtensible.xml"/><Relationship Id="rId5" Type="http://schemas.openxmlformats.org/officeDocument/2006/relationships/footnotes" Target="footnotes.xml"/><Relationship Id="rId15" Type="http://schemas.microsoft.com/office/2011/relationships/people" Target="people.xml"/><Relationship Id="rId10" Type="http://schemas.microsoft.com/office/2016/09/relationships/commentsIds" Target="commentsIds.xml"/><Relationship Id="rId4" Type="http://schemas.openxmlformats.org/officeDocument/2006/relationships/webSettings" Target="webSettings.xml"/><Relationship Id="rId9" Type="http://schemas.microsoft.com/office/2011/relationships/commentsExtended" Target="commentsExtended.xml"/><Relationship Id="rId14"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일반"/>
          <w:gallery w:val="placeholder"/>
        </w:category>
        <w:types>
          <w:type w:val="bbPlcHdr"/>
        </w:types>
        <w:behaviors>
          <w:behavior w:val="content"/>
        </w:behaviors>
        <w:guid w:val="{6C14CEF8-1707-3543-909F-4A14EED98206}"/>
      </w:docPartPr>
      <w:docPartBody>
        <w:p w:rsidR="00AB52A8" w:rsidRDefault="00B84FEA">
          <w:r w:rsidRPr="00426930">
            <w:rPr>
              <w:rStyle w:val="a3"/>
              <w:rFonts w:hint="eastAsia"/>
            </w:rPr>
            <w:t>텍스트를 입력하려면 여기를 클릭하거나 탭하세요.</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맑은 고딕">
    <w:panose1 w:val="020B0503020000020004"/>
    <w:charset w:val="81"/>
    <w:family w:val="swiss"/>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10006FF" w:usb1="4000205B" w:usb2="00000010" w:usb3="00000000" w:csb0="0000019F" w:csb1="00000000"/>
  </w:font>
  <w:font w:name="바탕">
    <w:altName w:val="Batang"/>
    <w:panose1 w:val="02030600000101010101"/>
    <w:charset w:val="81"/>
    <w:family w:val="roman"/>
    <w:pitch w:val="variable"/>
    <w:sig w:usb0="B00002AF" w:usb1="69D77CFB" w:usb2="00000030" w:usb3="00000000" w:csb0="0008009F" w:csb1="00000000"/>
  </w:font>
  <w:font w:name="Arial Unicode MS">
    <w:panose1 w:val="020B0604020202020204"/>
    <w:charset w:val="80"/>
    <w:family w:val="swiss"/>
    <w:pitch w:val="variable"/>
    <w:sig w:usb0="F7FFAFFF" w:usb1="E9DFFFFF" w:usb2="0000003F" w:usb3="00000000" w:csb0="003F01FF" w:csb1="00000000"/>
  </w:font>
  <w:font w:name="Symbol">
    <w:panose1 w:val="05050102010706020507"/>
    <w:charset w:val="02"/>
    <w:family w:val="decorative"/>
    <w:pitch w:val="variable"/>
    <w:sig w:usb0="00000000" w:usb1="10000000" w:usb2="00000000" w:usb3="00000000" w:csb0="80000000"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bordersDoNotSurroundHeader/>
  <w:bordersDoNotSurroundFooter/>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4FEA"/>
    <w:rsid w:val="0001764F"/>
    <w:rsid w:val="00023E72"/>
    <w:rsid w:val="00041C4F"/>
    <w:rsid w:val="000428C9"/>
    <w:rsid w:val="0006554F"/>
    <w:rsid w:val="00080416"/>
    <w:rsid w:val="000A08D0"/>
    <w:rsid w:val="000B573C"/>
    <w:rsid w:val="000C592B"/>
    <w:rsid w:val="00143DE4"/>
    <w:rsid w:val="001B06BC"/>
    <w:rsid w:val="001C694C"/>
    <w:rsid w:val="001D01CA"/>
    <w:rsid w:val="00216510"/>
    <w:rsid w:val="00236B6F"/>
    <w:rsid w:val="00266395"/>
    <w:rsid w:val="0028331E"/>
    <w:rsid w:val="002A22C2"/>
    <w:rsid w:val="002B491D"/>
    <w:rsid w:val="002C6D74"/>
    <w:rsid w:val="002D57D5"/>
    <w:rsid w:val="002E2C33"/>
    <w:rsid w:val="002F3F2F"/>
    <w:rsid w:val="0033171C"/>
    <w:rsid w:val="003460B4"/>
    <w:rsid w:val="00376129"/>
    <w:rsid w:val="003C1F06"/>
    <w:rsid w:val="003C247C"/>
    <w:rsid w:val="003D03A9"/>
    <w:rsid w:val="003E7A0C"/>
    <w:rsid w:val="003F7A9B"/>
    <w:rsid w:val="00443CDA"/>
    <w:rsid w:val="004C170A"/>
    <w:rsid w:val="005025E8"/>
    <w:rsid w:val="005B5283"/>
    <w:rsid w:val="00606CEA"/>
    <w:rsid w:val="006723B0"/>
    <w:rsid w:val="006A5AF7"/>
    <w:rsid w:val="006E0B6F"/>
    <w:rsid w:val="0078074C"/>
    <w:rsid w:val="007B6E19"/>
    <w:rsid w:val="007F121E"/>
    <w:rsid w:val="007F1DD1"/>
    <w:rsid w:val="00832DF4"/>
    <w:rsid w:val="00842390"/>
    <w:rsid w:val="00853B98"/>
    <w:rsid w:val="008A01BA"/>
    <w:rsid w:val="008C7649"/>
    <w:rsid w:val="0091533F"/>
    <w:rsid w:val="00997B30"/>
    <w:rsid w:val="009A3CBD"/>
    <w:rsid w:val="009B169E"/>
    <w:rsid w:val="009B3044"/>
    <w:rsid w:val="009F0E66"/>
    <w:rsid w:val="009F307F"/>
    <w:rsid w:val="00A2469F"/>
    <w:rsid w:val="00A24F06"/>
    <w:rsid w:val="00A342AD"/>
    <w:rsid w:val="00A53DAC"/>
    <w:rsid w:val="00AB2432"/>
    <w:rsid w:val="00AB52A8"/>
    <w:rsid w:val="00AE3A95"/>
    <w:rsid w:val="00B21544"/>
    <w:rsid w:val="00B30537"/>
    <w:rsid w:val="00B41D46"/>
    <w:rsid w:val="00B54531"/>
    <w:rsid w:val="00B7267F"/>
    <w:rsid w:val="00B72AEA"/>
    <w:rsid w:val="00B84FEA"/>
    <w:rsid w:val="00BB453E"/>
    <w:rsid w:val="00BC0EAD"/>
    <w:rsid w:val="00BE0965"/>
    <w:rsid w:val="00C20D63"/>
    <w:rsid w:val="00C36B7B"/>
    <w:rsid w:val="00C56949"/>
    <w:rsid w:val="00CD1CCD"/>
    <w:rsid w:val="00CD2E01"/>
    <w:rsid w:val="00CF3817"/>
    <w:rsid w:val="00D839BA"/>
    <w:rsid w:val="00DA0515"/>
    <w:rsid w:val="00DC22D7"/>
    <w:rsid w:val="00DC3E53"/>
    <w:rsid w:val="00DE4340"/>
    <w:rsid w:val="00E33937"/>
    <w:rsid w:val="00EB1735"/>
    <w:rsid w:val="00EC6C63"/>
    <w:rsid w:val="00ED0CF8"/>
    <w:rsid w:val="00F42940"/>
    <w:rsid w:val="00F54C80"/>
    <w:rsid w:val="00F55BC7"/>
    <w:rsid w:val="00F74D63"/>
    <w:rsid w:val="00F76557"/>
    <w:rsid w:val="00F85D1B"/>
    <w:rsid w:val="00FE669B"/>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Cs w:val="24"/>
        <w:lang w:val="en-US" w:eastAsia="ko-KR" w:bidi="ar-SA"/>
      </w:rPr>
    </w:rPrDefault>
    <w:pPrDefault>
      <w:pPr>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A53DAC"/>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4D950496-98AD-C54C-8766-2420B4C1AFF1}">
  <we:reference id="wa104382081" version="1.55.1.0" store="ko-KR" storeType="OMEX"/>
  <we:alternateReferences>
    <we:reference id="wa104382081" version="1.55.1.0" store="" storeType="OMEX"/>
  </we:alternateReferences>
  <we:properties>
    <we:property name="MENDELEY_CITATIONS" value="[{&quot;citationID&quot;:&quot;MENDELEY_CITATION_cd64667f-9f7b-4104-9dea-a3ee087c3bb8&quot;,&quot;citationTag&quot;:&quot;MENDELEY_CITATION_v3_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&quot;,&quot;isEdited&quot;:false,&quot;citationItems&quot;:[{&quot;id&quot;:&quot;4d51dede-0002-36ba-a2e5-c5bdd4cb3160&quot;,&quot;isTemporary&quot;:false,&quot;itemData&quot;:{&quot;type&quot;:&quot;article&quot;,&quot;id&quot;:&quot;4d51dede-0002-36ba-a2e5-c5bdd4cb3160&quot;,&quot;title&quot;:&quot;Amino acid composition in various types of nucleic acid-binding proteins&quot;,&quot;author&quot;:[{&quot;family&quot;:&quot;Bartas&quot;,&quot;given&quot;:&quot;Martin&quot;,&quot;parse-names&quot;:false,&quot;dropping-particle&quot;:&quot;&quot;,&quot;non-dropping-particle&quot;:&quot;&quot;},{&quot;family&quot;:&quot;Červeň&quot;,&quot;given&quot;:&quot;Jiří&quot;,&quot;parse-names&quot;:false,&quot;dropping-particle&quot;:&quot;&quot;,&quot;non-dropping-particle&quot;:&quot;&quot;},{&quot;family&quot;:&quot;Guziurová&quot;,&quot;given&quot;:&quot;Simona&quot;,&quot;parse-names&quot;:false,&quot;dropping-particle&quot;:&quot;&quot;,&quot;non-dropping-particle&quot;:&quot;&quot;},{&quot;family&quot;:&quot;Slychko&quot;,&quot;given&quot;:&quot;Kristyna&quot;,&quot;parse-names&quot;:false,&quot;dropping-particle&quot;:&quot;&quot;,&quot;non-dropping-particle&quot;:&quot;&quot;},{&quot;family&quot;:&quot;Pečinka&quot;,&quot;given&quot;:&quot;Petr&quot;,&quot;parse-names&quot;:false,&quot;dropping-particle&quot;:&quot;&quot;,&quot;non-dropping-particle&quot;:&quot;&quot;}],&quot;container-title&quot;:&quot;International Journal of Molecular Sciences&quot;,&quot;container-title-short&quot;:&quot;Int J Mol Sci&quot;,&quot;DOI&quot;:&quot;10.3390/ijms22020922&quot;,&quot;ISSN&quot;:&quot;14220067&quot;,&quot;PMID&quot;:&quot;33477647&quot;,&quot;issued&quot;:{&quot;date-parts&quot;:[[2021,1,2]]},&quot;page&quot;:&quot;1-12&quot;,&quot;abstract&quot;:&quot;Nucleic acid-binding proteins are traditionally divided into two categories: With the ability to bind DNA or RNA. In the light of new knowledge, such categorizing should be overcome because a large proportion of proteins can bind both DNA and RNA. Another even more important features of nucleic acid-binding proteins are so-called sequence or structure specificities. Proteins able to bind nucleic acids in a sequence-specific manner usually contain one or more of the well-defined structural motifs (zinc-fingers, leucine zipper, helix-turn-helix, or helix-loop-helix). In con-trast, many proteins do not recognize nucleic acid sequence but rather local DNA or RNA structures (G-quadruplexes, i-motifs, triplexes, cruciforms, left-handed DNA/RNA form, and others). Finally, there are also proteins recognizing both sequence and local structural properties of nucleic acids (e.g., famous tumor suppressor p53). In this mini-review, we aim to summarize current knowledge about the amino acid composition of various types of nucleic acid-binding proteins with a special focus on significant enrichment and/or depletion in each category.&quot;,&quot;publisher&quot;:&quot;MDPI AG&quot;,&quot;issue&quot;:&quot;2&quot;,&quot;volume&quot;:&quot;22&quot;}},{&quot;id&quot;:&quot;fbe20873-d051-36e3-9fb5-abfe19ade356&quot;,&quot;itemData&quot;:{&quot;type&quot;:&quot;article&quot;,&quot;id&quot;:&quot;fbe20873-d051-36e3-9fb5-abfe19ade356&quot;,&quot;title&quot;:&quot;RNA-binding proteins and their role in the regulation of gene expression in trypanosoma cruzi and saccharomyces cerevisiae&quot;,&quot;author&quot;:[{&quot;family&quot;:&quot;Oliveira&quot;,&quot;given&quot;:&quot;Camila&quot;,&quot;parse-names&quot;:false,&quot;dropping-particle&quot;:&quot;&quot;,&quot;non-dropping-particle&quot;:&quot;&quot;},{&quot;family&quot;:&quot;Faoro&quot;,&quot;given&quot;:&quot;Helisson&quot;,&quot;parse-names&quot;:false,&quot;dropping-particle&quot;:&quot;&quot;,&quot;non-dropping-particle&quot;:&quot;&quot;},{&quot;family&quot;:&quot;Alves&quot;,&quot;given&quot;:&quot;Lysangela Ronalte&quot;,&quot;parse-names&quot;:false,&quot;dropping-particle&quot;:&quot;&quot;,&quot;non-dropping-particle&quot;:&quot;&quot;},{&quot;family&quot;:&quot;Goldenberg&quot;,&quot;given&quot;:&quot;Samuel&quot;,&quot;parse-names&quot;:false,&quot;dropping-particle&quot;:&quot;&quot;,&quot;non-dropping-particle&quot;:&quot;&quot;}],&quot;container-title&quot;:&quot;Genetics and Molecular Biology&quot;,&quot;container-title-short&quot;:&quot;Genet Mol Biol&quot;,&quot;DOI&quot;:&quot;10.1590/1678-4685-GMB-2016-0258&quot;,&quot;ISSN&quot;:&quot;16784685&quot;,&quot;issued&quot;:{&quot;date-parts&quot;:[[2017,1,1]]},&quot;page&quot;:&quot;22-30&quot;,&quot;abstract&quot;:&quot;RNA-binding proteins (RBPs) have important functions in the regulation of gene expression. RBPs play key roles in post-transcriptional processes in all eukaryotes, such as splicing regulation, mRNA transport and modulation of mRNA translation and decay. RBPs assemble into different mRNA-protein complexes, which form messenger ribonucleoprotein complexes (mRNPs). Gene expression regulation in trypanosomatids occurs mainly at the post-transcriptional level and RBPs play a key role in all processes. However, the functional characterization of RBPs in Trypanosoma cruzi has been impaired due to the lack of reliable reverse genetic manipulation tools. The comparison of RBPs from Saccharomyces cerevisiae and T. cruzi might allow inferring on the function of these proteins based on the information available for the orthologous RNA-binding proteins from the S. cerevisiae model organism. In this review, we discuss the role of some RBPs from T. cruzi and their homologues in regulating gene expression in yeast.&quot;,&quot;publisher&quot;:&quot;Brazilian Journal of Genetics&quot;,&quot;issue&quot;:&quot;1&quot;,&quot;volume&quot;:&quot;40&quot;},&quot;isTemporary&quot;:false}],&quot;properties&quot;:{&quot;noteIndex&quot;:0},&quot;manualOverride&quot;:{&quot;isManuallyOverridden&quot;:false,&quot;manualOverrideText&quot;:&quot;&quot;,&quot;citeprocText&quot;:&quot;[1, 2]&quot;}},{&quot;citationID&quot;:&quot;MENDELEY_CITATION_f953b57f-3691-4cdc-97d1-af30a56216c9&quot;,&quot;isEdited&quot;:false,&quot;citationTag&quot;:&quot;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&quot;,&quot;citationItems&quot;:[{&quot;id&quot;:&quot;21881e46-787b-3b2e-bcbe-e310cd179ba7&quot;,&quot;isTemporary&quot;:false,&quot;itemData&quot;:{&quot;type&quot;:&quot;article-journal&quot;,&quot;id&quot;:&quot;21881e46-787b-3b2e-bcbe-e310cd179ba7&quot;,&quot;title&quot;:&quot;A compendium of RNA-binding motifs for decoding gene regulation&quot;,&quot;author&quot;:[{&quot;family&quot;:&quot;Ray&quot;,&quot;given&quot;:&quot;Debashish&quot;,&quot;parse-names&quot;:false,&quot;dropping-particle&quot;:&quot;&quot;,&quot;non-dropping-particle&quot;:&quot;&quot;},{&quot;family&quot;:&quot;Kazan&quot;,&quot;given&quot;:&quot;Hilal&quot;,&quot;parse-names&quot;:false,&quot;dropping-particle&quot;:&quot;&quot;,&quot;non-dropping-particle&quot;:&quot;&quot;},{&quot;family&quot;:&quot;Cook&quot;,&quot;given&quot;:&quot;Kate B.&quot;,&quot;parse-names&quot;:false,&quot;dropping-particle&quot;:&quot;&quot;,&quot;non-dropping-particle&quot;:&quot;&quot;},{&quot;family&quot;:&quot;Weirauch&quot;,&quot;given&quot;:&quot;Matthew T.&quot;,&quot;parse-names&quot;:false,&quot;dropping-particle&quot;:&quot;&quot;,&quot;non-dropping-particle&quot;:&quot;&quot;},{&quot;family&quot;:&quot;Najafabadi&quot;,&quot;given&quot;:&quot;Hamed S.&quot;,&quot;parse-names&quot;:false,&quot;dropping-particle&quot;:&quot;&quot;,&quot;non-dropping-particle&quot;:&quot;&quot;},{&quot;family&quot;:&quot;Li&quot;,&quot;given&quot;:&quot;Xiao&quot;,&quot;parse-names&quot;:false,&quot;dropping-particle&quot;:&quot;&quot;,&quot;non-dropping-particle&quot;:&quot;&quot;},{&quot;family&quot;:&quot;Gueroussov&quot;,&quot;given&quot;:&quot;Serge&quot;,&quot;parse-names&quot;:false,&quot;dropping-particle&quot;:&quot;&quot;,&quot;non-dropping-particle&quot;:&quot;&quot;},{&quot;family&quot;:&quot;Albu&quot;,&quot;given&quot;:&quot;Mihai&quot;,&quot;parse-names&quot;:false,&quot;dropping-particle&quot;:&quot;&quot;,&quot;non-dropping-particle&quot;:&quot;&quot;},{&quot;family&quot;:&quot;Zheng&quot;,&quot;given&quot;:&quot;Hong&quot;,&quot;parse-names&quot;:false,&quot;dropping-particle&quot;:&quot;&quot;,&quot;non-dropping-particle&quot;:&quot;&quot;},{&quot;family&quot;:&quot;Yang&quot;,&quot;given&quot;:&quot;Ally&quot;,&quot;parse-names&quot;:false,&quot;dropping-particle&quot;:&quot;&quot;,&quot;non-dropping-particle&quot;:&quot;&quot;},{&quot;family&quot;:&quot;Na&quot;,&quot;given&quot;:&quot;Hong&quot;,&quot;parse-names&quot;:false,&quot;dropping-particle&quot;:&quot;&quot;,&quot;non-dropping-particle&quot;:&quot;&quot;},{&quot;family&quot;:&quot;Irimia&quot;,&quot;given&quot;:&quot;Manuel&quot;,&quot;parse-names&quot;:false,&quot;dropping-particle&quot;:&quot;&quot;,&quot;non-dropping-particle&quot;:&quot;&quot;},{&quot;family&quot;:&quot;Matzat&quot;,&quot;given&quot;:&quot;Leah H.&quot;,&quot;parse-names&quot;:false,&quot;dropping-particle&quot;:&quot;&quot;,&quot;non-dropping-particle&quot;:&quot;&quot;},{&quot;family&quot;:&quot;Dale&quot;,&quot;given&quot;:&quot;Ryan K.&quot;,&quot;parse-names&quot;:false,&quot;dropping-particle&quot;:&quot;&quot;,&quot;non-dropping-particle&quot;:&quot;&quot;},{&quot;family&quot;:&quot;Smith&quot;,&quot;given&quot;:&quot;Sarah A.&quot;,&quot;parse-names&quot;:false,&quot;dropping-particle&quot;:&quot;&quot;,&quot;non-dropping-particle&quot;:&quot;&quot;},{&quot;family&quot;:&quot;Yarosh&quot;,&quot;given&quot;:&quot;Christopher A.&quot;,&quot;parse-names&quot;:false,&quot;dropping-particle&quot;:&quot;&quot;,&quot;non-dropping-particle&quot;:&quot;&quot;},{&quot;family&quot;:&quot;Kelly&quot;,&quot;given&quot;:&quot;Seth M.&quot;,&quot;parse-names&quot;:false,&quot;dropping-particle&quot;:&quot;&quot;,&quot;non-dropping-particle&quot;:&quot;&quot;},{&quot;family&quot;:&quot;Nabet&quot;,&quot;given&quot;:&quot;Behnam&quot;,&quot;parse-names&quot;:false,&quot;dropping-particle&quot;:&quot;&quot;,&quot;non-dropping-particle&quot;:&quot;&quot;},{&quot;family&quot;:&quot;Mecenas&quot;,&quot;given&quot;:&quot;Desirea&quot;,&quot;parse-names&quot;:false,&quot;dropping-particle&quot;:&quot;&quot;,&quot;non-dropping-particle&quot;:&quot;&quot;},{&quot;family&quot;:&quot;Li&quot;,&quot;given&quot;:&quot;Weimin&quot;,&quot;parse-names&quot;:false,&quot;dropping-particle&quot;:&quot;&quot;,&quot;non-dropping-particle&quot;:&quot;&quot;},{&quot;family&quot;:&quot;Laishram&quot;,&quot;given&quot;:&quot;Rakesh S.&quot;,&quot;parse-names&quot;:false,&quot;dropping-particle&quot;:&quot;&quot;,&quot;non-dropping-particle&quot;:&quot;&quot;},{&quot;family&quot;:&quot;Qiao&quot;,&quot;given&quot;:&quot;Mei&quot;,&quot;parse-names&quot;:false,&quot;dropping-particle&quot;:&quot;&quot;,&quot;non-dropping-particle&quot;:&quot;&quot;},{&quot;family&quot;:&quot;Lipshitz&quot;,&quot;given&quot;:&quot;Howard D.&quot;,&quot;parse-names&quot;:false,&quot;dropping-particle&quot;:&quot;&quot;,&quot;non-dropping-particle&quot;:&quot;&quot;},{&quot;family&quot;:&quot;Piano&quot;,&quot;given&quot;:&quot;Fabio&quot;,&quot;parse-names&quot;:false,&quot;dropping-particle&quot;:&quot;&quot;,&quot;non-dropping-particle&quot;:&quot;&quot;},{&quot;family&quot;:&quot;Corbett&quot;,&quot;given&quot;:&quot;Anita H.&quot;,&quot;parse-names&quot;:false,&quot;dropping-particle&quot;:&quot;&quot;,&quot;non-dropping-particle&quot;:&quot;&quot;},{&quot;family&quot;:&quot;Carstens&quot;,&quot;given&quot;:&quot;Russ P.&quot;,&quot;parse-names&quot;:false,&quot;dropping-particle&quot;:&quot;&quot;,&quot;non-dropping-particle&quot;:&quot;&quot;},{&quot;family&quot;:&quot;Frey&quot;,&quot;given&quot;:&quot;Brendan J.&quot;,&quot;parse-names&quot;:false,&quot;dropping-particle&quot;:&quot;&quot;,&quot;non-dropping-particle&quot;:&quot;&quot;},{&quot;family&quot;:&quot;Anderson&quot;,&quot;given&quot;:&quot;Richard A.&quot;,&quot;parse-names&quot;:false,&quot;dropping-particle&quot;:&quot;&quot;,&quot;non-dropping-particle&quot;:&quot;&quot;},{&quot;family&quot;:&quot;Lynch&quot;,&quot;given&quot;:&quot;Kristen W.&quot;,&quot;parse-names&quot;:false,&quot;dropping-particle&quot;:&quot;&quot;,&quot;non-dropping-particle&quot;:&quot;&quot;},{&quot;family&quot;:&quot;Penalva&quot;,&quot;given&quot;:&quot;Luiz O.F.&quot;,&quot;parse-names&quot;:false,&quot;dropping-particle&quot;:&quot;&quot;,&quot;non-dropping-particle&quot;:&quot;&quot;},{&quot;family&quot;:&quot;Lei&quot;,&quot;given&quot;:&quot;Elissa P.&quot;,&quot;parse-names&quot;:false,&quot;dropping-particle&quot;:&quot;&quot;,&quot;non-dropping-particle&quot;:&quot;&quot;},{&quot;family&quot;:&quot;Fraser&quot;,&quot;given&quot;:&quot;Andrew G.&quot;,&quot;parse-names&quot;:false,&quot;dropping-particle&quot;:&quot;&quot;,&quot;non-dropping-particle&quot;:&quot;&quot;},{&quot;family&quot;:&quot;Blencowe&quot;,&quot;given&quot;:&quot;Benjamin J.&quot;,&quot;parse-names&quot;:false,&quot;dropping-particle&quot;:&quot;&quot;,&quot;non-dropping-particle&quot;:&quot;&quot;},{&quot;family&quot;:&quot;Morris&quot;,&quot;given&quot;:&quot;Quaid D.&quot;,&quot;parse-names&quot;:false,&quot;dropping-particle&quot;:&quot;&quot;,&quot;non-dropping-particle&quot;:&quot;&quot;},{&quot;family&quot;:&quot;Hughes&quot;,&quot;given&quot;:&quot;Timothy R.&quot;,&quot;parse-names&quot;:false,&quot;dropping-particle&quot;:&quot;&quot;,&quot;non-dropping-particle&quot;:&quot;&quot;}],&quot;container-title&quot;:&quot;Nature&quot;,&quot;container-title-short&quot;:&quot;Nature&quot;,&quot;DOI&quot;:&quot;10.1038/nature12311&quot;,&quot;ISSN&quot;:&quot;00280836&quot;,&quot;PMID&quot;:&quot;23846655&quot;,&quot;issued&quot;:{&quot;date-parts&quot;:[[2013]]},&quot;page&quot;:&quot;172-177&quot;,&quot;abstract&quot;:&quot;RNA-binding proteins are key regulators of gene expression, yet only a small fraction have been functionally characterized. Here we report a systematic analysis of the RNA motifs recognized by RNA-binding proteins, encompassing 205 distinct genes from 24 diverse eukaryotes. The sequence specificities of RNA-binding proteins display deep evolutionary conservation, and the recognition preferences for a large fraction of metazoan RNA-binding proteins can thus be inferred from their RNA-binding domain sequence. The motifs that we identify in vitro correlate well with in vivo RNA-binding data. Moreover, we can associate them with distinct functional roles in diverse types of post-transcriptional regulation, enabling new insights into the functions of RNA-binding proteins both in normal physiology and in human disease. These data provide an unprecedented overview of RNA-binding proteins and their targets, and constitute an invaluable resource for determining post-transcriptional regulatory mechanisms in eukaryotes. © 2013 Macmillan Publishers Limited. All rights reserved.&quot;,&quot;issue&quot;:&quot;7457&quot;,&quot;volume&quot;:&quot;499&quot;}},{&quot;id&quot;:&quot;c9f481fb-40f3-3470-8b53-7978cb131739&quot;,&quot;isTemporary&quot;:false,&quot;itemData&quot;:{&quot;type&quot;:&quot;article&quot;,&quot;id&quot;:&quot;c9f481fb-40f3-3470-8b53-7978cb131739&quot;,&quot;title&quot;:&quot;RNA-binding proteins control gene expression and cell fate in the immune system review-article&quot;,&quot;author&quot;:[{&quot;family&quot;:&quot;Turner&quot;,&quot;given&quot;:&quot;Martin&quot;,&quot;parse-names&quot;:false,&quot;dropping-particle&quot;:&quot;&quot;,&quot;non-dropping-particle&quot;:&quot;&quot;},{&quot;family&quot;:&quot;DÍaz-Muñoz&quot;,&quot;given&quot;:&quot;Manuel D.&quot;,&quot;parse-names&quot;:false,&quot;dropping-particle&quot;:&quot;&quot;,&quot;non-dropping-particle&quot;:&quot;&quot;}],&quot;container-title&quot;:&quot;Nature Immunology&quot;,&quot;container-title-short&quot;:&quot;Nat Immunol&quot;,&quot;DOI&quot;:&quot;10.1038/s41590-017-0028-4&quot;,&quot;ISSN&quot;:&quot;15292916&quot;,&quot;PMID&quot;:&quot;29348497&quot;,&quot;issued&quot;:{&quot;date-parts&quot;:[[2018,2,1]]},&quot;page&quot;:&quot;120-129&quot;,&quot;abstract&quot;:&quot;RNA-binding proteins (RBPs) are essential for the development and function of the immune system. They interact dynamically with RNA to control its biogenesis and turnover by transcription-dependent and transcription-independent mechanisms. In this Review, we discuss the molecular mechanisms by which RBPs allow gene expression changes to occur at different speeds and to varying degrees, and which RBPs regulate the diversity of the transcriptome and proteome. These proteins are nodes for integration of transcriptional and signaling networks and are intimately linked to intermediary metabolism. They are essential components of regulatory feedback mechanisms that maintain immune tolerance and limit inflammation. The role of RBPs in malignancy and autoimmunity has led to their emergence as targets for the development of new therapeutic modalities.&quot;,&quot;publisher&quot;:&quot;Nature Publishing Group&quot;,&quot;issue&quot;:&quot;2&quot;,&quot;volume&quot;:&quot;19&quot;}},{&quot;id&quot;:&quot;1e6e5ccc-70dc-38f1-8523-258cd88e46f0&quot;,&quot;isTemporary&quot;:false,&quot;itemData&quot;:{&quot;type&quot;:&quot;article-journal&quot;,&quot;id&quot;:&quot;1e6e5ccc-70dc-38f1-8523-258cd88e46f0&quot;,&quot;title&quot;:&quot;ENPD-A Database of Eukaryotic Nucleic Acid Binding Proteins: Linking Gene Regulations to Proteins&quot;,&quot;author&quot;:[{&quot;family&quot;:&quot;Leung&quot;,&quot;given&quot;:&quot;Ricky Wai Tak&quot;,&quot;parse-names&quot;:false,&quot;dropping-particle&quot;:&quot;&quot;,&quot;non-dropping-particle&quot;:&quot;&quot;},{&quot;family&quot;:&quot;Jiang&quot;,&quot;given&quot;:&quot;Xiaosen&quot;,&quot;parse-names&quot;:false,&quot;dropping-particle&quot;:&quot;&quot;,&quot;non-dropping-particle&quot;:&quot;&quot;},{&quot;family&quot;:&quot;Chu&quot;,&quot;given&quot;:&quot;Ka Hou&quot;,&quot;parse-names&quot;:false,&quot;dropping-particle&quot;:&quot;&quot;,&quot;non-dropping-particle&quot;:&quot;&quot;},{&quot;family&quot;:&quot;Qin&quot;,&quot;given&quot;:&quot;Jing&quot;,&quot;parse-names&quot;:false,&quot;dropping-particle&quot;:&quot;&quot;,&quot;non-dropping-particle&quot;:&quot;&quot;}],&quot;container-title&quot;:&quot;Nucleic Acids Research&quot;,&quot;container-title-short&quot;:&quot;Nucleic Acids Res&quot;,&quot;DOI&quot;:&quot;10.1093/nar/gky1112&quot;,&quot;ISSN&quot;:&quot;13624962&quot;,&quot;PMID&quot;:&quot;30476229&quot;,&quot;issued&quot;:{&quot;date-parts&quot;:[[2019]]},&quot;page&quot;:&quot;D322-D329&quot;,&quot;abstract&quot;:&quot;Eukaryotic nucleic acid binding protein database (ENPD, http://qinlab.sls.cuhk.edu.hk/ENPD/) is a library of nucleic acid binding proteins (NBPs) and their functional information. NBPs such as DNA binding proteins (DBPs), RNA binding proteins (RBPs), and DNA and RNA binding proteins (DRBPs) are involved in every stage of gene regulation through their interactions with DNA and RNA. Due to the importance of NBPs, the database was constructed based on manual curation and a newly developed pipeline utilizing both sequenced transcriptomes and genomes. In total the database has recorded 2.8 million of NBPs and their binding motifs from 662 NBP families and 2423 species, constituting the largest NBP database. ENPD covers evolutionarily important lineages which have never been included in the previous NBP databases, while lineage-specific NBP family expansions were also found. ENPD also focuses on the involvements of DBPs, RBPs and DRBPs in non-coding RNA (ncRNA) mediated gene regulation. The predicted and experimentally validated targets of NBPs have both been recorded and manually curated in ENPD, linking the interactions between ncRNAs, DNA regulatory elements and NBPs in gene regulation. This database provides key resources for the scientific community, laying a solid foundation for future gene regulatory studies from both functional and evolutionary perspectives.&quot;,&quot;publisher&quot;:&quot;Oxford University Press&quot;,&quot;issue&quot;:&quot;D1&quot;,&quot;volume&quot;:&quot;47&quot;}}],&quot;properties&quot;:{&quot;noteIndex&quot;:0},&quot;manualOverride&quot;:{&quot;isManuallyOverridden&quot;:false,&quot;manualOverrideText&quot;:&quot;&quot;,&quot;citeprocText&quot;:&quot;[3–5]&quot;}},{&quot;citationID&quot;:&quot;MENDELEY_CITATION_70eec8dc-5147-40a3-b255-efcda756b704&quot;,&quot;isEdited&quot;:false,&quot;citationTag&quot;:&quot;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&quot;,&quot;citationItems&quot;:[{&quot;id&quot;:&quot;90184764-1003-30d1-80ef-080954b74da2&quot;,&quot;isTemporary&quot;:false,&quot;itemData&quot;:{&quot;type&quot;:&quot;article&quot;,&quot;id&quot;:&quot;90184764-1003-30d1-80ef-080954b74da2&quot;,&quot;title&quot;:&quot;Protein-DNA/RNA Interactions: An Overview of Investigation Methods in the -Omics Era&quot;,&quot;author&quot;:[{&quot;family&quot;:&quot;Cozzolino&quot;,&quot;given&quot;:&quot;Flora&quot;,&quot;parse-names&quot;:false,&quot;dropping-particle&quot;:&quot;&quot;,&quot;non-dropping-particle&quot;:&quot;&quot;},{&quot;family&quot;:&quot;Iacobucci&quot;,&quot;given&quot;:&quot;Ilaria&quot;,&quot;parse-names&quot;:false,&quot;dropping-particle&quot;:&quot;&quot;,&quot;non-dropping-particle&quot;:&quot;&quot;},{&quot;family&quot;:&quot;Monaco&quot;,&quot;given&quot;:&quot;Vittoria&quot;,&quot;parse-names&quot;:false,&quot;dropping-particle&quot;:&quot;&quot;,&quot;non-dropping-particle&quot;:&quot;&quot;},{&quot;family&quot;:&quot;Monti&quot;,&quot;given&quot;:&quot;Maria&quot;,&quot;parse-names&quot;:false,&quot;dropping-particle&quot;:&quot;&quot;,&quot;non-dropping-particle&quot;:&quot;&quot;}],&quot;container-title&quot;:&quot;Journal of Proteome Research&quot;,&quot;container-title-short&quot;:&quot;J Proteome Res&quot;,&quot;DOI&quot;:&quot;10.1021/acs.jproteome.1c00074&quot;,&quot;ISSN&quot;:&quot;15353907&quot;,&quot;PMID&quot;:&quot;33961438&quot;,&quot;issued&quot;:{&quot;date-parts&quot;:[[2021,6,4]]},&quot;page&quot;:&quot;3018-3030&quot;,&quot;abstract&quot;:&quot;The fields of application of functional proteomics are not limited to the study of protein-protein interactions; they also extend to those involving protein complexes that bind DNA or RNA. These interactions affect fundamental processes such as replication, transcription, and repair in the case of DNA, as well as transport, translation, splicing, and silencing in the case of RNA. Analytical or preparative experimental approaches, both in vivo and in vitro, have been developed to isolate and identify DNA/RNA binding proteins by exploiting the advantage of the affinity shown by these proteins toward a specific oligonucleotide sequence. The present review proposes an overview of the approaches most commonly employed in proteomics applications for the identification of nucleic acid-binding proteins, such as affinity purification (AP) protocols, EMSA, chromatin purification methods, and CRISPR-based chromatin affinity purification, which are generally associated with mass spectrometry methodologies for the unbiased protein identification.&quot;,&quot;publisher&quot;:&quot;American Chemical Society&quot;,&quot;issue&quot;:&quot;6&quot;,&quot;volume&quot;:&quot;20&quot;}},{&quot;id&quot;:&quot;1f16d44b-98e7-3a4d-8c69-ed3e4fa33316&quot;,&quot;isTemporary&quot;:false,&quot;itemData&quot;:{&quot;type&quot;:&quot;article&quot;,&quot;id&quot;:&quot;1f16d44b-98e7-3a4d-8c69-ed3e4fa33316&quot;,&quot;title&quot;:&quot;Computational approaches for the analysis of RNA–protein interactions: A primer for biologists&quot;,&quot;author&quot;:[{&quot;family&quot;:&quot;Moore&quot;,&quot;given&quot;:&quot;Kat S.&quot;,&quot;parse-names&quot;:false,&quot;dropping-particle&quot;:&quot;&quot;,&quot;non-dropping-particle&quot;:&quot;&quot;},{&quot;family&quot;:&quot;t Hoen&quot;,&quot;given&quot;:&quot;Peter A.C.&quot;,&quot;parse-names&quot;:false,&quot;dropping-particle&quot;:&quot;&quot;,&quot;non-dropping-particle&quot;:&quot;&quot;}],&quot;container-title&quot;:&quot;Journal of Biological Chemistry&quot;,&quot;DOI&quot;:&quot;10.1074/jbc.REV118.004842&quot;,&quot;ISSN&quot;:&quot;1083351X&quot;,&quot;PMID&quot;:&quot;30455357&quot;,&quot;issued&quot;:{&quot;date-parts&quot;:[[2019,1,4]]},&quot;page&quot;:&quot;1-9&quot;,&quot;abstract&quot;:&quot;RNA-binding proteins (RBPs) play important roles in the control of gene expression and the coordination of different layers of post-transcriptional regulation. Interactions between certain RBPs and mRNA transcripts are notoriously difficult to predict, as any given protein–RNA interaction may rely not only on RNA sequence, but also on three-dimensional RNA structures, competitive inhibition from other RBPs, and input from cellular signaling pathways. Advanced and high-throughput technologies for the identification of RNA–protein interactions have come to the rescue, but the identification of binding sites and downstream functional effects of RBPs from the resulting data can be challenging. In this review, we discuss statistical inference and machine-learning approaches and tools relevant for the study of RBPs and the analysis of large-scale RNA–protein interaction datasets. This primer is intended for life scientists who are interested in incorporating these tools into their own research. We begin with the demystification of regression models, as used in the analysis of next-generation sequencing data, and progress to a discussion of Hidden Markov Models, which are of particular value in analyzing cross-linking followed by immunoprecipitation data. We then continue with examples of machine learning techniques, such as support vector machines and gradient tree boosting. We close with a brief discussion of current trends in the field, including deep learning architectures.&quot;,&quot;publisher&quot;:&quot;American Society for Biochemistry and Molecular Biology Inc.&quot;,&quot;issue&quot;:&quot;1&quot;,&quot;volume&quot;:&quot;294&quot;,&quot;container-title-short&quot;:&quot;&quot;}},{&quot;id&quot;:&quot;627d2ecb-d44a-3ff1-8993-6aba7d49d5b0&quot;,&quot;isTemporary&quot;:false,&quot;itemData&quot;:{&quot;type&quot;:&quot;article-journal&quot;,&quot;id&quot;:&quot;627d2ecb-d44a-3ff1-8993-6aba7d49d5b0&quot;,&quot;title&quot;:&quot;Computationally identifying hot spots in protein-DNA binding interfaces using an ensemble approach&quot;,&quot;author&quot;:[{&quot;family&quot;:&quot;Pan&quot;,&quot;given&quot;:&quot;Yuliang&quot;,&quot;parse-names&quot;:false,&quot;dropping-particle&quot;:&quot;&quot;,&quot;non-dropping-particle&quot;:&quot;&quot;},{&quot;family&quot;:&quot;Zhou&quot;,&quot;given&quot;:&quot;Shuigeng&quot;,&quot;parse-names&quot;:false,&quot;dropping-particle&quot;:&quot;&quot;,&quot;non-dropping-particle&quot;:&quot;&quot;},{&quot;family&quot;:&quot;Guan&quot;,&quot;given&quot;:&quot;Jihong&quot;,&quot;parse-names&quot;:false,&quot;dropping-particle&quot;:&quot;&quot;,&quot;non-dropping-particle&quot;:&quot;&quot;}],&quot;container-title&quot;:&quot;BMC Bioinformatics&quot;,&quot;container-title-short&quot;:&quot;BMC Bioinformatics&quot;,&quot;DOI&quot;:&quot;10.1186/s12859-020-03675-3&quot;,&quot;ISSN&quot;:&quot;14712105&quot;,&quot;PMID&quot;:&quot;32938375&quot;,&quot;issued&quot;:{&quot;date-parts&quot;:[[2020,9,17]]},&quot;abstract&quot;:&quot;Background: Protein-DNA interaction governs a large number of cellular processes, and it can be altered by a small fraction of interface residues, i.e., the so-called hot spots, which account for most of the interface binding free energy. Accurate prediction of hot spots is critical to understand the principle of protein-DNA interactions. There are already some computational methods that can accurately and efficiently predict a large number of hot residues. However, the insufficiency of experimentally validated hot-spot residues in protein-DNA complexes and the low diversity of the employed features limit the performance of existing methods. Results: Here, we report a new computational method for effectively predicting hot spots in protein-DNA binding interfaces. This method, called PreHots (the abbreviation of Predicting Hot spots), adopts an ensemble stacking classifier that integrates different machine learning classifiers to generate a robust model with 19 features selected by a sequential backward feature selection algorithm. To this end, we constructed two new and reliable datasets (one benchmark for model training and one independent dataset for validation), which totally consist of 123 hot spots and 137 non-hot spots from 89 protein-DNA complexes. The data were manually collected from the literature and existing databases with a strict process of redundancy removal. Our method achieves a sensitivity of 0.813 and an AUC score of 0.868 in 10-fold cross-validation on the benchmark dataset, and a sensitivity of 0.818 and an AUC score of 0.820 on the independent test dataset. The results show that our approach outperforms the existing ones. Conclusions: PreHots, which is based on stack ensemble of boosting algorithms, can reliably predict hot spots at the protein-DNA binding interface on a large scale. Compared with the existing methods, PreHots can achieve better prediction performance. Both the webserver of PreHots and the datasets are freely available at: http://dmb.tongji.edu.cn/tools/PreHots/.&quot;,&quot;publisher&quot;:&quot;BioMed Central Ltd&quot;,&quot;volume&quot;:&quot;21&quot;}}],&quot;properties&quot;:{&quot;noteIndex&quot;:0},&quot;manualOverride&quot;:{&quot;isManuallyOverridden&quot;:false,&quot;manualOverrideText&quot;:&quot;&quot;,&quot;citeprocText&quot;:&quot;[6–8]&quot;}},{&quot;citationID&quot;:&quot;MENDELEY_CITATION_5e2b98e7-e0bf-4694-a9dc-f01aa9d697b3&quot;,&quot;isEdited&quot;:false,&quot;citationTag&quot;:&quot;MENDELEY_CITATION_v3_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&quot;,&quot;citationItems&quot;:[{&quot;id&quot;:&quot;8ec3d26c-84fd-3c26-bde0-c11501e6eeeb&quot;,&quot;isTemporary&quot;:false,&quot;itemData&quot;:{&quot;type&quot;:&quot;article-journal&quot;,&quot;id&quot;:&quot;8ec3d26c-84fd-3c26-bde0-c11501e6eeeb&quot;,&quot;title&quot;:&quot;Prediction of DNA binding proteins using local features and long-term dependencies with primary sequences based on deep learning&quot;,&quot;author&quot;:[{&quot;family&quot;:&quot;Li&quot;,&quot;given&quot;:&quot;Guobin&quot;,&quot;parse-names&quot;:false,&quot;dropping-particle&quot;:&quot;&quot;,&quot;non-dropping-particle&quot;:&quot;&quot;},{&quot;family&quot;:&quot;Du&quot;,&quot;given&quot;:&quot;Xiuquan&quot;,&quot;parse-names&quot;:false,&quot;dropping-particle&quot;:&quot;&quot;,&quot;non-dropping-particle&quot;:&quot;&quot;},{&quot;family&quot;:&quot;Li&quot;,&quot;given&quot;:&quot;Xinlu&quot;,&quot;parse-names&quot;:false,&quot;dropping-particle&quot;:&quot;&quot;,&quot;non-dropping-particle&quot;:&quot;&quot;},{&quot;family&quot;:&quot;Zou&quot;,&quot;given&quot;:&quot;Le&quot;,&quot;parse-names&quot;:false,&quot;dropping-particle&quot;:&quot;&quot;,&quot;non-dropping-particle&quot;:&quot;&quot;},{&quot;family&quot;:&quot;Zhang&quot;,&quot;given&quot;:&quot;Guanhong&quot;,&quot;parse-names&quot;:false,&quot;dropping-particle&quot;:&quot;&quot;,&quot;non-dropping-particle&quot;:&quot;&quot;},{&quot;family&quot;:&quot;Wu&quot;,&quot;given&quot;:&quot;Zhize&quot;,&quot;parse-names&quot;:false,&quot;dropping-particle&quot;:&quot;&quot;,&quot;non-dropping-particle&quot;:&quot;&quot;}],&quot;container-title&quot;:&quot;PeerJ&quot;,&quot;container-title-short&quot;:&quot;PeerJ&quot;,&quot;DOI&quot;:&quot;10.7717/peerj.11262&quot;,&quot;ISSN&quot;:&quot;21678359&quot;,&quot;issued&quot;:{&quot;date-parts&quot;:[[2021,5,1]]},&quot;abstract&quot;:&quot;DNA-binding proteins (DBPs) play pivotal roles in many biological functions such as alternative splicing, RNA editing, and methylation. Many traditional machine learning (ML) methods and deep learning (DL) methods have been proposed to predict DBPs. However, these methods either rely on manual feature extraction or fail to capture long-term dependencies in the DNA sequence. In this paper, we propose a method, called PDBP-Fusion, to identify DBPs based on the fusion of local features and long-term dependencies only from primary sequences. We utilize convolutional neural network (CNN) to learn local features and use bi-directional long-short term memory network (Bi-LSTM) to capture critical long-term dependencies in context. Besides, we perform feature extraction, model training, and model prediction simultaneously. The PDBP-Fusion approach can predict DBPs with 86.45% sensitivity, 79.13% specificity, 82.81% accuracy, and 0.661 MCC on the PDB14189 benchmark dataset. The MCC of our proposed methods has been increased by at least 9.1% compared to other advanced prediction models. Moreover, the PDBP-Fusion also gets superior performance and model robustness on the PDB2272 independent dataset. It demonstrates that the PDBP-Fusion can be used to predict DBPs from sequences accurately and effectively; the online server is at http://119.45.144.26:8080/PDBP-Fusion/.&quot;,&quot;publisher&quot;:&quot;PeerJ Inc.&quot;,&quot;volume&quot;:&quot;9&quot;}},{&quot;id&quot;:&quot;59b86a4b-99c6-3750-a19d-73beefdc0462&quot;,&quot;isTemporary&quot;:false,&quot;itemData&quot;:{&quot;type&quot;:&quot;article-journal&quot;,&quot;id&quot;:&quot;59b86a4b-99c6-3750-a19d-73beefdc0462&quot;,&quot;title&quot;:&quot;RBPsuite: RNA-protein binding sites prediction suite based on deep learning&quot;,&quot;author&quot;:[{&quot;family&quot;:&quot;Pan&quot;,&quot;given&quot;:&quot;Xiaoyong&quot;,&quot;parse-names&quot;:false,&quot;dropping-particle&quot;:&quot;&quot;,&quot;non-dropping-particle&quot;:&quot;&quot;},{&quot;family&quot;:&quot;Fang&quot;,&quot;given&quot;:&quot;Yi&quot;,&quot;parse-names&quot;:false,&quot;dropping-particle&quot;:&quot;&quot;,&quot;non-dropping-particle&quot;:&quot;&quot;},{&quot;family&quot;:&quot;Li&quot;,&quot;given&quot;:&quot;Xianfeng&quot;,&quot;parse-names&quot;:false,&quot;dropping-particle&quot;:&quot;&quot;,&quot;non-dropping-particle&quot;:&quot;&quot;},{&quot;family&quot;:&quot;Yang&quot;,&quot;given&quot;:&quot;Yang&quot;,&quot;parse-names&quot;:false,&quot;dropping-particle&quot;:&quot;&quot;,&quot;non-dropping-particle&quot;:&quot;&quot;},{&quot;family&quot;:&quot;Shen&quot;,&quot;given&quot;:&quot;Hong&quot;,&quot;parse-names&quot;:false,&quot;dropping-particle&quot;:&quot;Bin&quot;,&quot;non-dropping-particle&quot;:&quot;&quot;}],&quot;container-title&quot;:&quot;BMC Genomics&quot;,&quot;container-title-short&quot;:&quot;BMC Genomics&quot;,&quot;DOI&quot;:&quot;10.1186/s12864-020-07291-6&quot;,&quot;ISSN&quot;:&quot;14712164&quot;,&quot;PMID&quot;:&quot;33297946&quot;,&quot;issued&quot;:{&quot;date-parts&quot;:[[2020,12,1]]},&quot;abstract&quot;:&quot;Background: RNA-binding proteins (RBPs) play crucial roles in various biological processes. Deep learning-based methods have been demonstrated powerful on predicting RBP sites on RNAs. However, the training of deep learning models is very time-intensive and computationally intensive. Results: Here we present a deep learning-based RBPsuite, an easy-to-use webserver for predicting RBP binding sites on linear and circular RNAs. For linear RNAs, RBPsuite predicts the RBP binding scores with them using our updated iDeepS. For circular RNAs (circRNAs), RBPsuite predicts the RBP binding scores with them using our developed CRIP. RBPsuite first breaks the input RNA sequence into segments of 101 nucleotides and scores the interaction between the segments and the RBPs. RBPsuite further detects the verified motifs on the binding segments gives the binding scores distribution along the full-length sequence. Conclusions: RBPsuite is an easy-to-use online webserver for predicting RBP binding sites and freely available at http://www.csbio.sjtu.edu.cn/bioinf/RBPsuite/.&quot;,&quot;publisher&quot;:&quot;BioMed Central Ltd&quot;,&quot;issue&quot;:&quot;1&quot;,&quot;volume&quot;:&quot;21&quot;}}],&quot;properties&quot;:{&quot;noteIndex&quot;:0},&quot;manualOverride&quot;:{&quot;isManuallyOverridden&quot;:false,&quot;manualOverrideText&quot;:&quot;&quot;,&quot;citeprocText&quot;:&quot;[9, 10]&quot;}},{&quot;citationID&quot;:&quot;MENDELEY_CITATION_e858afb5-e008-4d1d-a06d-7d8cb36052b8&quot;,&quot;isEdited&quot;:false,&quot;citationTag&quot;:&quot;MENDELEY_CITATION_v3_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&quot;,&quot;citationItems&quot;:[{&quot;id&quot;:&quot;2e1c2c69-fe93-358b-9a4e-bde33f7e2abe&quot;,&quot;isTemporary&quot;:false,&quot;itemData&quot;:{&quot;type&quot;:&quot;report&quot;,&quot;id&quot;:&quot;2e1c2c69-fe93-358b-9a4e-bde33f7e2abe&quot;,&quot;title&quot;:&quot;Prediction of RNA-and DNA-Binding Proteins Using Various Machine Learning Classifiers&quot;,&quot;author&quot;:[{&quot;family&quot;:&quot;Asghari&quot;,&quot;given&quot;:&quot;Mehdi Poursheikhali&quot;,&quot;parse-names&quot;:false,&quot;dropping-particle&quot;:&quot;&quot;,&quot;non-dropping-particle&quot;:&quot;&quot;},{&quot;family&quot;:&quot;Abdolmaleki&quot;,&quot;given&quot;:&quot;Parviz&quot;,&quot;parse-names&quot;:false,&quot;dropping-particle&quot;:&quot;&quot;,&quot;non-dropping-particle&quot;:&quot;&quot;}],&quot;abstract&quot;:&quot;Background: Nucleic acid-binding proteins play major roles in different biological processes, such as transcription, splicing and translation. Therefore, the nucleic acid-binding function prediction of proteins is a step toward full functional annotation of proteins. The aim of our research was the improvement of nucleic-acid binding function prediction. Methods: In the current study, nine machine-learning algorithms were used to predict RNA-and DNA-binding proteins and also to discriminate between RNA-binding proteins and DNA-binding proteins. The electrostatic features were utilized for prediction of each function in corresponding adapted protein datasets. The leave-one-out cross-validation process was used to measure the performance of employed classifiers. Results: Radial basis function classifier gave the best results in predicting RNA-and DNA-binding proteins in comparison with other classifiers applied. In discriminating between RNA-and DNA-binding proteins, multilayer perceptron classifier was the best one. Conclusion: Our findings show that the prediction of nucleic acid-binding function based on these simple electrostatic features can be improved by applied classifiers. Moreover, a reasonable progress to distinguish between RNA-and DNA-binding proteins has been achieved. Introduction Protein-RNA interactions play a fundamental role in different bioprocesses, such as transcription, splicing and translation. RNA-Binding Proteins (RBPs) are piv-otal ingredients of RNA splicing, export, stability, lo-calization and translation. They organize all aspects of RNA biogenesis from maturation, surveillance, nucleo-cytoplasmic transfer to subcellular localization, translation and decomposition 1-3. Therefore, a full comprehension of a diverse variety of cellular processes requires the identification of RBPs. So far, various computational methods have been developed for the identification of RBPs. Some of them have been based on sequence-derived features such as amino acid composition, dipeptide composition , composition-transition-distribution of seven phys-icochemical properties, evolutionary information in terms of position-specific scoring matrices and functional domain composition 4-17. The majority of sequence based methods used the Support Vector Machine (SVM) algorithm for identifying RBPs. On the other hand, alternative methods have utilized the elec-trostatic features of the protein surface patches in order to identify RBPs 18,19. Moreover, there is a number of&quot;,&quot;issue&quot;:&quot;1&quot;,&quot;volume&quot;:&quot;11&quot;,&quot;container-title-short&quot;:&quot;&quot;}},{&quot;id&quot;:&quot;b7ea6940-0077-379b-b22a-677c52dd9223&quot;,&quot;isTemporary&quot;:false,&quot;itemData&quot;:{&quot;type&quot;:&quot;article-journal&quot;,&quot;id&quot;:&quot;b7ea6940-0077-379b-b22a-677c52dd9223&quot;,&quot;title&quot;:&quot;iDRPro-SC: identifying DNA-binding proteins and RNA-binding proteins based on subfunction classifiers&quot;,&quot;author&quot;:[{&quot;family&quot;:&quot;Yan&quot;,&quot;given&quot;:&quot;Ke&quot;,&quot;parse-names&quot;:false,&quot;dropping-particle&quot;:&quot;&quot;,&quot;non-dropping-particle&quot;:&quot;&quot;},{&quot;family&quot;:&quot;Feng&quot;,&quot;given&quot;:&quot;Jiawei&quot;,&quot;parse-names&quot;:false,&quot;dropping-particle&quot;:&quot;&quot;,&quot;non-dropping-particle&quot;:&quot;&quot;},{&quot;family&quot;:&quot;Huang&quot;,&quot;given&quot;:&quot;Jing&quot;,&quot;parse-names&quot;:false,&quot;dropping-particle&quot;:&quot;&quot;,&quot;non-dropping-particle&quot;:&quot;&quot;},{&quot;family&quot;:&quot;Wu&quot;,&quot;given&quot;:&quot;Hao&quot;,&quot;parse-names&quot;:false,&quot;dropping-particle&quot;:&quot;&quot;,&quot;non-dropping-particle&quot;:&quot;&quot;}],&quot;container-title&quot;:&quot;Briefings in bioinformatics&quot;,&quot;container-title-short&quot;:&quot;Brief Bioinform&quot;,&quot;DOI&quot;:&quot;10.1093/bib/bbad251&quot;,&quot;ISSN&quot;:&quot;14774054&quot;,&quot;PMID&quot;:&quot;37405873&quot;,&quot;issued&quot;:{&quot;date-parts&quot;:[[2023,7,1]]},&quot;abstract&quot;:&quot;Nucleic acid-binding proteins are proteins that interact with DNA and RNA to regulate gene expression and transcriptional control. The pathogenesis of many human diseases is related to abnormal gene expression. Therefore, recognizing nucleic acid-binding proteins accurately and efficiently has important implications for disease research. To address this question, some scientists have proposed the method of using sequence information to identify nucleic acid-binding proteins. However, different types of nucleic acid-binding proteins have different subfunctions, and these methods ignore their internal differences, so the performance of the predictor can be further improved. In this study, we proposed a new method, called iDRPro-SC, to predict the type of nucleic acid-binding proteins based on the sequence information. iDRPro-SC considers the internal differences of nucleic acid-binding proteins and combines their subfunctions to build a complete dataset. Additionally, we used an ensemble learning to characterize and predict nucleic acid-binding proteins. The results of the test dataset showed that iDRPro-SC achieved the best prediction performance and was superior to the other existing nucleic acid-binding protein prediction methods. We have established a web server that can be accessed online: http://bliulab.net/iDRPro-SC.&quot;,&quot;publisher&quot;:&quot;NLM (Medline)&quot;,&quot;issue&quot;:&quot;4&quot;,&quot;volume&quot;:&quot;24&quot;}}],&quot;properties&quot;:{&quot;noteIndex&quot;:0},&quot;manualOverride&quot;:{&quot;isManuallyOverridden&quot;:false,&quot;manualOverrideText&quot;:&quot;&quot;,&quot;citeprocText&quot;:&quot;[11, 12]&quot;}},{&quot;citationID&quot;:&quot;MENDELEY_CITATION_371e60a8-f0bf-4564-a52b-fa3888737854&quot;,&quot;isEdited&quot;:false,&quot;citationTag&quot;:&quot;MENDELEY_CITATION_v3_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&quot;,&quot;citationItems&quot;:[{&quot;id&quot;:&quot;6f0f46d5-4de1-3f3f-8698-a4e5a087ae4c&quot;,&quot;isTemporary&quot;:false,&quot;itemData&quot;:{&quot;type&quot;:&quot;article-journal&quot;,&quot;id&quot;:&quot;6f0f46d5-4de1-3f3f-8698-a4e5a087ae4c&quot;,&quot;title&quot;:&quot;hPDI: A database of experimental human protein-DNA interactions&quot;,&quot;author&quot;:[{&quot;family&quot;:&quot;Xie&quot;,&quot;given&quot;:&quot;Zhi&quot;,&quot;parse-names&quot;:false,&quot;dropping-particle&quot;:&quot;&quot;,&quot;non-dropping-particle&quot;:&quot;&quot;},{&quot;family&quot;:&quot;Hu&quot;,&quot;given&quot;:&quot;Shaohui&quot;,&quot;parse-names&quot;:false,&quot;dropping-particle&quot;:&quot;&quot;,&quot;non-dropping-particle&quot;:&quot;&quot;},{&quot;family&quot;:&quot;Blackshaw&quot;,&quot;given&quot;:&quot;Seth&quot;,&quot;parse-names&quot;:false,&quot;dropping-particle&quot;:&quot;&quot;,&quot;non-dropping-particle&quot;:&quot;&quot;},{&quot;family&quot;:&quot;Zhu&quot;,&quot;given&quot;:&quot;Heng&quot;,&quot;parse-names&quot;:false,&quot;dropping-particle&quot;:&quot;&quot;,&quot;non-dropping-particle&quot;:&quot;&quot;},{&quot;family&quot;:&quot;Qian&quot;,&quot;given&quot;:&quot;Jiang&quot;,&quot;parse-names&quot;:false,&quot;dropping-particle&quot;:&quot;&quot;,&quot;non-dropping-particle&quot;:&quot;&quot;}],&quot;container-title&quot;:&quot;Bioinformatics&quot;,&quot;DOI&quot;:&quot;10.1093/bioinformatics/btp631&quot;,&quot;ISSN&quot;:&quot;14602059&quot;,&quot;PMID&quot;:&quot;19900953&quot;,&quot;issued&quot;:{&quot;date-parts&quot;:[[2010]]},&quot;page&quot;:&quot;287-289&quot;,&quot;abstract&quot;:&quot;Summary: The human protein DNA Interactome (hPDI) database holds experimental protein-DNA interaction data for humans identified by protein microarray assays. The unique characteristics of hPDI are that it contains consensus DNA-binding sequences not only for nearly 500 human transcription factors but also for &gt;500 unconventional DNA-binding proteins, which are completely uncharacterized previously. Users can browse, search and download a subset or the entire data via a web interface. This database is freely accessible for any academic purposes. © The Author 2009. Published by Oxford University Press.&quot;,&quot;publisher&quot;:&quot;Oxford University Press&quot;,&quot;issue&quot;:&quot;2&quot;,&quot;volume&quot;:&quot;26&quot;,&quot;container-title-short&quot;:&quot;&quot;}}],&quot;properties&quot;:{&quot;noteIndex&quot;:0},&quot;manualOverride&quot;:{&quot;isManuallyOverridden&quot;:false,&quot;manualOverrideText&quot;:&quot;&quot;,&quot;citeprocText&quot;:&quot;[13]&quot;}},{&quot;citationID&quot;:&quot;MENDELEY_CITATION_fb1f8440-fe2f-4e8f-b359-0fd72f9bc714&quot;,&quot;isEdited&quot;:false,&quot;citationTag&quot;:&quot;MENDELEY_CITATION_v3_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&quot;,&quot;citationItems&quot;:[{&quot;id&quot;:&quot;6702529d-24c8-3556-83f5-fbe783eb414e&quot;,&quot;isTemporary&quot;:false,&quot;itemData&quot;:{&quot;type&quot;:&quot;article-journal&quot;,&quot;id&quot;:&quot;6702529d-24c8-3556-83f5-fbe783eb414e&quot;,&quot;title&quot;:&quot;hTFtarget: A Comprehensive Database for Regulations of Human Transcription Factors and Their Targets&quot;,&quot;author&quot;:[{&quot;family&quot;:&quot;Zhang&quot;,&quot;given&quot;:&quot;Qiong&quot;,&quot;parse-names&quot;:false,&quot;dropping-particle&quot;:&quot;&quot;,&quot;non-dropping-particle&quot;:&quot;&quot;},{&quot;family&quot;:&quot;Liu&quot;,&quot;given&quot;:&quot;Wei&quot;,&quot;parse-names&quot;:false,&quot;dropping-particle&quot;:&quot;&quot;,&quot;non-dropping-particle&quot;:&quot;&quot;},{&quot;family&quot;:&quot;Zhang&quot;,&quot;given&quot;:&quot;Hong Mei&quot;,&quot;parse-names&quot;:false,&quot;dropping-particle&quot;:&quot;&quot;,&quot;non-dropping-particle&quot;:&quot;&quot;},{&quot;family&quot;:&quot;Xie&quot;,&quot;given&quot;:&quot;Gui Yan&quot;,&quot;parse-names&quot;:false,&quot;dropping-particle&quot;:&quot;&quot;,&quot;non-dropping-particle&quot;:&quot;&quot;},{&quot;family&quot;:&quot;Miao&quot;,&quot;given&quot;:&quot;Ya Ru&quot;,&quot;parse-names&quot;:false,&quot;dropping-particle&quot;:&quot;&quot;,&quot;non-dropping-particle&quot;:&quot;&quot;},{&quot;family&quot;:&quot;Xia&quot;,&quot;given&quot;:&quot;Mengxuan&quot;,&quot;parse-names&quot;:false,&quot;dropping-particle&quot;:&quot;&quot;,&quot;non-dropping-particle&quot;:&quot;&quot;},{&quot;family&quot;:&quot;Guo&quot;,&quot;given&quot;:&quot;An Yuan&quot;,&quot;parse-names&quot;:false,&quot;dropping-particle&quot;:&quot;&quot;,&quot;non-dropping-particle&quot;:&quot;&quot;}],&quot;container-title&quot;:&quot;Genomics, Proteomics and Bioinformatics&quot;,&quot;container-title-short&quot;:&quot;Genomics Proteomics Bioinformatics&quot;,&quot;DOI&quot;:&quot;10.1016/j.gpb.2019.09.006&quot;,&quot;ISSN&quot;:&quot;22103244&quot;,&quot;PMID&quot;:&quot;32858223&quot;,&quot;issued&quot;:{&quot;date-parts&quot;:[[2020,4,1]]},&quot;page&quot;:&quot;120-128&quot;,&quot;abstract&quot;:&quot;Transcription factors (TFs) as key regulators play crucial roles in biological processes. The identification of TF–target regulatory relationships is a key step for revealing functions of TFs and their regulations on gene expression. The accumulated data of chromatin immunoprecipitation sequencing (ChIP-seq) provide great opportunities to discover the TF–target regulations across different conditions. In this study, we constructed a database named hTFtarget, which integrated huge human TF target resources (7190 ChIP-seq samples of 659 TFs and high-confidence binding sites of 699 TFs) and epigenetic modification information to predict accurate TF–target regulations. hTFtarget offers the following functions for users to explore TF–target regulations: (1) browse or search general targets of a query TF across datasets; (2) browse TF–target regulations for a query TF in a specific dataset or tissue; (3) search potential TFs for a given target gene or non-coding RNA; (4) investigate co-association between TFs in cell lines; (5) explore potential co-regulations for given target genes or TFs; (6) predict candidate TF binding sites on given DNA sequences; (7) visualize ChIP-seq peaks for different TFs and conditions in a genome browser. hTFtarget provides a comprehensive, reliable and user-friendly resource for exploring human TF–target regulations, which will be very useful for a wide range of users in the TF and gene expression regulation community. hTFtarget is available at http://bioinfo.life.hust.edu.cn/hTFtarget.&quot;,&quot;publisher&quot;:&quot;Beijing Genomics Institute&quot;,&quot;issue&quot;:&quot;2&quot;,&quot;volume&quot;:&quot;18&quot;}}],&quot;properties&quot;:{&quot;noteIndex&quot;:0},&quot;manualOverride&quot;:{&quot;isManuallyOverridden&quot;:false,&quot;manualOverrideText&quot;:&quot;&quot;,&quot;citeprocText&quot;:&quot;[14]&quot;}},{&quot;citationID&quot;:&quot;MENDELEY_CITATION_12488fc8-261f-4ee0-9854-43bdfd9e0d9b&quot;,&quot;isEdited&quot;:false,&quot;citationTag&quot;:&quot;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&quot;,&quot;citationItems&quot;:[{&quot;id&quot;:&quot;560c64ac-fba8-3a9d-bb3c-9462ed0a2972&quot;,&quot;isTemporary&quot;:false,&quot;itemData&quot;:{&quot;type&quot;:&quot;article-journal&quot;,&quot;id&quot;:&quot;560c64ac-fba8-3a9d-bb3c-9462ed0a2972&quot;,&quot;title&quot;:&quot;A large-scale binding and functional map of human RNA-binding proteins&quot;,&quot;author&quot;:[{&quot;family&quot;:&quot;Nostrand&quot;,&quot;given&quot;:&quot;Eric L.&quot;,&quot;parse-names&quot;:false,&quot;dropping-particle&quot;:&quot;&quot;,&quot;non-dropping-particle&quot;:&quot;Van&quot;},{&quot;family&quot;:&quot;Freese&quot;,&quot;given&quot;:&quot;Peter&quot;,&quot;parse-names&quot;:false,&quot;dropping-particle&quot;:&quot;&quot;,&quot;non-dropping-particle&quot;:&quot;&quot;},{&quot;family&quot;:&quot;Pratt&quot;,&quot;given&quot;:&quot;Gabriel A.&quot;,&quot;parse-names&quot;:false,&quot;dropping-particle&quot;:&quot;&quot;,&quot;non-dropping-particle&quot;:&quot;&quot;},{&quot;family&quot;:&quot;Wang&quot;,&quot;given&quot;:&quot;Xiaofeng&quot;,&quot;parse-names&quot;:false,&quot;dropping-particle&quot;:&quot;&quot;,&quot;non-dropping-particle&quot;:&quot;&quot;},{&quot;family&quot;:&quot;Wei&quot;,&quot;given&quot;:&quot;Xintao&quot;,&quot;parse-names&quot;:false,&quot;dropping-particle&quot;:&quot;&quot;,&quot;non-dropping-particle&quot;:&quot;&quot;},{&quot;family&quot;:&quot;Xiao&quot;,&quot;given&quot;:&quot;Rui&quot;,&quot;parse-names&quot;:false,&quot;dropping-particle&quot;:&quot;&quot;,&quot;non-dropping-particle&quot;:&quot;&quot;},{&quot;family&quot;:&quot;Blue&quot;,&quot;given&quot;:&quot;Steven M.&quot;,&quot;parse-names&quot;:false,&quot;dropping-particle&quot;:&quot;&quot;,&quot;non-dropping-particle&quot;:&quot;&quot;},{&quot;family&quot;:&quot;Chen&quot;,&quot;given&quot;:&quot;Jia Yu&quot;,&quot;parse-names&quot;:false,&quot;dropping-particle&quot;:&quot;&quot;,&quot;non-dropping-particle&quot;:&quot;&quot;},{&quot;family&quot;:&quot;Cody&quot;,&quot;given&quot;:&quot;Neal A.L.&quot;,&quot;parse-names&quot;:false,&quot;dropping-particle&quot;:&quot;&quot;,&quot;non-dropping-particle&quot;:&quot;&quot;},{&quot;family&quot;:&quot;Dominguez&quot;,&quot;given&quot;:&quot;Daniel&quot;,&quot;parse-names&quot;:false,&quot;dropping-particle&quot;:&quot;&quot;,&quot;non-dropping-particle&quot;:&quot;&quot;},{&quot;family&quot;:&quot;Olson&quot;,&quot;given&quot;:&quot;Sara&quot;,&quot;parse-names&quot;:false,&quot;dropping-particle&quot;:&quot;&quot;,&quot;non-dropping-particle&quot;:&quot;&quot;},{&quot;family&quot;:&quot;Sundararaman&quot;,&quot;given&quot;:&quot;Balaji&quot;,&quot;parse-names&quot;:false,&quot;dropping-particle&quot;:&quot;&quot;,&quot;non-dropping-particle&quot;:&quot;&quot;},{&quot;family&quot;:&quot;Zhan&quot;,&quot;given&quot;:&quot;Lijun&quot;,&quot;parse-names&quot;:false,&quot;dropping-particle&quot;:&quot;&quot;,&quot;non-dropping-particle&quot;:&quot;&quot;},{&quot;family&quot;:&quot;Bazile&quot;,&quot;given&quot;:&quot;Cassandra&quot;,&quot;parse-names&quot;:false,&quot;dropping-particle&quot;:&quot;&quot;,&quot;non-dropping-particle&quot;:&quot;&quot;},{&quot;family&quot;:&quot;Bouvrette&quot;,&quot;given&quot;:&quot;Louis Philip Benoit&quot;,&quot;parse-names&quot;:false,&quot;dropping-particle&quot;:&quot;&quot;,&quot;non-dropping-particle&quot;:&quot;&quot;},{&quot;family&quot;:&quot;Bergalet&quot;,&quot;given&quot;:&quot;Julie&quot;,&quot;parse-names&quot;:false,&quot;dropping-particle&quot;:&quot;&quot;,&quot;non-dropping-particle&quot;:&quot;&quot;},{&quot;family&quot;:&quot;Duff&quot;,&quot;given&quot;:&quot;Michael O.&quot;,&quot;parse-names&quot;:false,&quot;dropping-particle&quot;:&quot;&quot;,&quot;non-dropping-particle&quot;:&quot;&quot;},{&quot;family&quot;:&quot;Garcia&quot;,&quot;given&quot;:&quot;Keri E.&quot;,&quot;parse-names&quot;:false,&quot;dropping-particle&quot;:&quot;&quot;,&quot;non-dropping-particle&quot;:&quot;&quot;},{&quot;family&quot;:&quot;Gelboin-Burkhart&quot;,&quot;given&quot;:&quot;Chelsea&quot;,&quot;parse-names&quot;:false,&quot;dropping-particle&quot;:&quot;&quot;,&quot;non-dropping-particle&quot;:&quot;&quot;},{&quot;family&quot;:&quot;Hochman&quot;,&quot;given&quot;:&quot;Myles&quot;,&quot;parse-names&quot;:false,&quot;dropping-particle&quot;:&quot;&quot;,&quot;non-dropping-particle&quot;:&quot;&quot;},{&quot;family&quot;:&quot;Lambert&quot;,&quot;given&quot;:&quot;Nicole J.&quot;,&quot;parse-names&quot;:false,&quot;dropping-particle&quot;:&quot;&quot;,&quot;non-dropping-particle&quot;:&quot;&quot;},{&quot;family&quot;:&quot;Li&quot;,&quot;given&quot;:&quot;Hairi&quot;,&quot;parse-names&quot;:false,&quot;dropping-particle&quot;:&quot;&quot;,&quot;non-dropping-particle&quot;:&quot;&quot;},{&quot;family&quot;:&quot;McGurk&quot;,&quot;given&quot;:&quot;Michael P.&quot;,&quot;parse-names&quot;:false,&quot;dropping-particle&quot;:&quot;&quot;,&quot;non-dropping-particle&quot;:&quot;&quot;},{&quot;family&quot;:&quot;Nguyen&quot;,&quot;given&quot;:&quot;Thai B.&quot;,&quot;parse-names&quot;:false,&quot;dropping-particle&quot;:&quot;&quot;,&quot;non-dropping-particle&quot;:&quot;&quot;},{&quot;family&quot;:&quot;Palden&quot;,&quot;given&quot;:&quot;Tsultrim&quot;,&quot;parse-names&quot;:false,&quot;dropping-particle&quot;:&quot;&quot;,&quot;non-dropping-particle&quot;:&quot;&quot;},{&quot;family&quot;:&quot;Rabano&quot;,&quot;given&quot;:&quot;Ines&quot;,&quot;parse-names&quot;:false,&quot;dropping-particle&quot;:&quot;&quot;,&quot;non-dropping-particle&quot;:&quot;&quot;},{&quot;family&quot;:&quot;Sathe&quot;,&quot;given&quot;:&quot;Shashank&quot;,&quot;parse-names&quot;:false,&quot;dropping-particle&quot;:&quot;&quot;,&quot;non-dropping-particle&quot;:&quot;&quot;},{&quot;family&quot;:&quot;Stanton&quot;,&quot;given&quot;:&quot;Rebecca&quot;,&quot;parse-names&quot;:false,&quot;dropping-particle&quot;:&quot;&quot;,&quot;non-dropping-particle&quot;:&quot;&quot;},{&quot;family&quot;:&quot;Su&quot;,&quot;given&quot;:&quot;Amanda&quot;,&quot;parse-names&quot;:false,&quot;dropping-particle&quot;:&quot;&quot;,&quot;non-dropping-particle&quot;:&quot;&quot;},{&quot;family&quot;:&quot;Wang&quot;,&quot;given&quot;:&quot;Ruth&quot;,&quot;parse-names&quot;:false,&quot;dropping-particle&quot;:&quot;&quot;,&quot;non-dropping-particle&quot;:&quot;&quot;},{&quot;family&quot;:&quot;Yee&quot;,&quot;given&quot;:&quot;Brian A.&quot;,&quot;parse-names&quot;:false,&quot;dropping-particle&quot;:&quot;&quot;,&quot;non-dropping-particle&quot;:&quot;&quot;},{&quot;family&quot;:&quot;Zhou&quot;,&quot;given&quot;:&quot;Bing&quot;,&quot;parse-names&quot;:false,&quot;dropping-particle&quot;:&quot;&quot;,&quot;non-dropping-particle&quot;:&quot;&quot;},{&quot;family&quot;:&quot;Louie&quot;,&quot;given&quot;:&quot;Ashley L.&quot;,&quot;parse-names&quot;:false,&quot;dropping-particle&quot;:&quot;&quot;,&quot;non-dropping-particle&quot;:&quot;&quot;},{&quot;family&quot;:&quot;Aigner&quot;,&quot;given&quot;:&quot;Stefan&quot;,&quot;parse-names&quot;:false,&quot;dropping-particle&quot;:&quot;&quot;,&quot;non-dropping-particle&quot;:&quot;&quot;},{&quot;family&quot;:&quot;Fu&quot;,&quot;given&quot;:&quot;Xiang Dong&quot;,&quot;parse-names&quot;:false,&quot;dropping-particle&quot;:&quot;&quot;,&quot;non-dropping-particle&quot;:&quot;&quot;},{&quot;family&quot;:&quot;Lécuyer&quot;,&quot;given&quot;:&quot;Eric&quot;,&quot;parse-names&quot;:false,&quot;dropping-particle&quot;:&quot;&quot;,&quot;non-dropping-particle&quot;:&quot;&quot;},{&quot;family&quot;:&quot;Burge&quot;,&quot;given&quot;:&quot;Christopher B.&quot;,&quot;parse-names&quot;:false,&quot;dropping-particle&quot;:&quot;&quot;,&quot;non-dropping-particle&quot;:&quot;&quot;},{&quot;family&quot;:&quot;Graveley&quot;,&quot;given&quot;:&quot;Brenton R.&quot;,&quot;parse-names&quot;:false,&quot;dropping-particle&quot;:&quot;&quot;,&quot;non-dropping-particle&quot;:&quot;&quot;},{&quot;family&quot;:&quot;Yeo&quot;,&quot;given&quot;:&quot;Gene W.&quot;,&quot;parse-names&quot;:false,&quot;dropping-particle&quot;:&quot;&quot;,&quot;non-dropping-particle&quot;:&quot;&quot;}],&quot;container-title&quot;:&quot;Nature&quot;,&quot;container-title-short&quot;:&quot;Nature&quot;,&quot;DOI&quot;:&quot;10.1038/s41586-020-2077-3&quot;,&quot;ISSN&quot;:&quot;14764687&quot;,&quot;PMID&quot;:&quot;32728246&quot;,&quot;issued&quot;:{&quot;date-parts&quot;:[[2020,7,30]]},&quot;page&quot;:&quot;711-719&quot;,&quot;abstract&quot;:&quot;Many proteins regulate the expression of genes by binding to specific regions encoded in the genome1. Here we introduce a new data set of RNA elements in the human genome that are recognized by RNA-binding proteins (RBPs), generated as part of the Encyclopedia of DNA Elements (ENCODE) project phase III. This class of regulatory elements functions only when transcribed into RNA, as they serve as the binding sites for RBPs that control post-transcriptional processes such as splicing, cleavage and polyadenylation, and the editing, localization, stability and translation of mRNAs. We describe the mapping and characterization of RNA elements recognized by a large collection of human RBPs in K562 and HepG2 cells. Integrative analyses using five assays identify RBP binding sites on RNA and chromatin in vivo, the in vitro binding preferences of RBPs, the function of RBP binding sites and the subcellular localization of RBPs, producing 1,223 replicated data sets for 356 RBPs. We describe the spectrum of RBP binding throughout the transcriptome and the connections between these interactions and various aspects of RNA biology, including RNA stability, splicing regulation and RNA localization. These data expand the catalogue of functional elements encoded in the human genome by the addition of a large set of elements that function at the RNA level by interacting with RBPs.&quot;,&quot;publisher&quot;:&quot;Nature Research&quot;,&quot;issue&quot;:&quot;7818&quot;,&quot;volume&quot;:&quot;583&quot;}}],&quot;properties&quot;:{&quot;noteIndex&quot;:0},&quot;manualOverride&quot;:{&quot;isManuallyOverridden&quot;:false,&quot;manualOverrideText&quot;:&quot;&quot;,&quot;citeprocText&quot;:&quot;[15]&quot;}},{&quot;citationID&quot;:&quot;MENDELEY_CITATION_15941724-62e6-484a-b978-fea0d6199517&quot;,&quot;isEdited&quot;:false,&quot;citationTag&quot;:&quot;MENDELEY_CITATION_v3_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&quot;,&quot;citationItems&quot;:[{&quot;id&quot;:&quot;e4547a74-5a31-3697-b747-02fc8b5ae80a&quot;,&quot;isTemporary&quot;:false,&quot;itemData&quot;:{&quot;type&quot;:&quot;article-journal&quot;,&quot;id&quot;:&quot;e4547a74-5a31-3697-b747-02fc8b5ae80a&quot;,&quot;title&quot;:&quot;Combining prediction of secondary structure and solvent accessibility in proteins&quot;,&quot;author&quot;:[{&quot;family&quot;:&quot;Adamczak&quot;,&quot;given&quot;:&quot;Rafał&quot;,&quot;parse-names&quot;:false,&quot;dropping-particle&quot;:&quot;&quot;,&quot;non-dropping-particle&quot;:&quot;&quot;},{&quot;family&quot;:&quot;Porollo&quot;,&quot;given&quot;:&quot;Aleksey&quot;,&quot;parse-names&quot;:false,&quot;dropping-particle&quot;:&quot;&quot;,&quot;non-dropping-particle&quot;:&quot;&quot;},{&quot;family&quot;:&quot;Meller&quot;,&quot;given&quot;:&quot;Jarosław&quot;,&quot;parse-names&quot;:false,&quot;dropping-particle&quot;:&quot;&quot;,&quot;non-dropping-particle&quot;:&quot;&quot;}],&quot;container-title&quot;:&quot;Proteins: Structure, Function and Genetics&quot;,&quot;DOI&quot;:&quot;10.1002/prot.20441&quot;,&quot;ISSN&quot;:&quot;08873585&quot;,&quot;PMID&quot;:&quot;15768403&quot;,&quot;issued&quot;:{&quot;date-parts&quot;:[[2005,5,15]]},&quot;page&quot;:&quot;467-475&quot;,&quot;abstract&quot;:&quot;Owing to the use of evolutionary information and advanced machine learning protocols, secondary structures of amino acid residues in proteins can be predicted from the primary sequence with more than 75% per-residue accuracy for the 3-state (i.e., helix, β-strand, and coil) classification problem. In this work we investigate whether further progress may be achieved by incorporating the relative solvent accessibility (RSA) of an amino acid residue as a fingerprint of the overall topology of the protein. Toward that goal, we developed a novel method for secondary structure prediction that uses predicted RSA in addition to attributes derived from evolutionary profiles. Our general approach follows the 2-stage protocol of Rost and Sander, with a number of Elman-type recurrent neural networks (NNs) combined into a consensus predictor. The RSA is predicted using our recently developed regression-based method that provides real-valued RSA, with the overall correlation coefficients between the actual and predicted RSA of about 0.66 in rigorous tests on independent control sets. Using the predicted RSA, we were able to improve the performance of our secondary structure prediction by up to 1.4% and achieved the overall per-residue accuracy between 77.0% and 78.4% for the 3-state classification problem on different control sets comprising, together, 603 proteins without homology to proteins included in the training. The effects of including solvent accessibility depend on the quality of RSA prediction. In the limit of perfect prediction (i.e., when using the actual RSA values derived from known protein structures), the accuracy of secondary structure prediction increases by up to 4%. We also observed that projecting real-valued RSA into 2 discrete classes with the commonly used threshold of 25% RSA decreases the classification accuracy for secondary structure prediction. While the level of improvement of secondary structure prediction may be different for prediction protocols that implicitly account for RSA in other ways, we conclude that an increase in the 3-state classification accuracy may be achieved when combining RSA with a state-of-the-art protocol utilizing evolutionary profiles. © 2005 Wiley-Liss, Inc.&quot;,&quot;issue&quot;:&quot;3&quot;,&quot;volume&quot;:&quot;59&quot;,&quot;container-title-short&quot;:&quot;&quot;}}],&quot;properties&quot;:{&quot;noteIndex&quot;:0},&quot;manualOverride&quot;:{&quot;isManuallyOverridden&quot;:false,&quot;manualOverrideText&quot;:&quot;&quot;,&quot;citeprocText&quot;:&quot;[16]&quot;}},{&quot;citationID&quot;:&quot;MENDELEY_CITATION_cb603e28-315c-4110-93b4-0ab2a4753de0&quot;,&quot;isEdited&quot;:false,&quot;citationTag&quot;:&quot;MENDELEY_CITATION_v3_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&quot;,&quot;citationItems&quot;:[{&quot;id&quot;:&quot;44e4dcc4-7069-3cb1-be30-4aaa43b5c340&quot;,&quot;isTemporary&quot;:false,&quot;itemData&quot;:{&quot;type&quot;:&quot;article-journal&quot;,&quot;id&quot;:&quot;44e4dcc4-7069-3cb1-be30-4aaa43b5c340&quot;,&quot;title&quot;:&quot;PhosphoSitePlus, 2014: Mutations, PTMs and recalibrations&quot;,&quot;author&quot;:[{&quot;family&quot;:&quot;Hornbeck&quot;,&quot;given&quot;:&quot;Peter&quot;,&quot;parse-names&quot;:false,&quot;dropping-particle&quot;:&quot;V.&quot;,&quot;non-dropping-particle&quot;:&quot;&quot;},{&quot;family&quot;:&quot;Zhang&quot;,&quot;given&quot;:&quot;Bin&quot;,&quot;parse-names&quot;:false,&quot;dropping-particle&quot;:&quot;&quot;,&quot;non-dropping-particle&quot;:&quot;&quot;},{&quot;family&quot;:&quot;Murray&quot;,&quot;given&quot;:&quot;Beth&quot;,&quot;parse-names&quot;:false,&quot;dropping-particle&quot;:&quot;&quot;,&quot;non-dropping-particle&quot;:&quot;&quot;},{&quot;family&quot;:&quot;Kornhauser&quot;,&quot;given&quot;:&quot;Jon M.&quot;,&quot;parse-names&quot;:false,&quot;dropping-particle&quot;:&quot;&quot;,&quot;non-dropping-particle&quot;:&quot;&quot;},{&quot;family&quot;:&quot;Latham&quot;,&quot;given&quot;:&quot;Vaughan&quot;,&quot;parse-names&quot;:false,&quot;dropping-particle&quot;:&quot;&quot;,&quot;non-dropping-particle&quot;:&quot;&quot;},{&quot;family&quot;:&quot;Skrzypek&quot;,&quot;given&quot;:&quot;Elzbieta&quot;,&quot;parse-names&quot;:false,&quot;dropping-particle&quot;:&quot;&quot;,&quot;non-dropping-particle&quot;:&quot;&quot;}],&quot;container-title&quot;:&quot;Nucleic Acids Research&quot;,&quot;container-title-short&quot;:&quot;Nucleic Acids Res&quot;,&quot;DOI&quot;:&quot;10.1093/nar/gku1267&quot;,&quot;ISSN&quot;:&quot;13624962&quot;,&quot;PMID&quot;:&quot;25514926&quot;,&quot;issued&quot;:{&quot;date-parts&quot;:[[2015,1,28]]},&quot;page&quot;:&quot;D512-D520&quot;,&quot;abstract&quot;:&quot;PhosphoSitePlus® (PSP, http://www.phosphosite. org/), a knowledgebase dedicated to mammalian post-translational modifications (PTMs), contains over 330 000 non-redundant PTMs, including phospho, acetyl, ubiquityl and methyl groups. Over 95% of the sites are from mass spectrometry (MS) experiments. In order to improve data reliability, early MS data have been reanalyzed, applying a common standard of analysis across over 1 000 000 spectra. Site assignments with P &gt; 0.05 were filtered out. Two new downloads are available from PSP. The 'Regulatory sites' dataset includes curated information about modification sites that regulate downstream cellular processes, molecular functions and proteinprotein interactions. The 'PTMVar' dataset, an intersect of missense mutations and PTMs from PSP, identifies over 25 000 PTMVars (PTMs Impacted by Variants) that can rewire signaling pathways. The PT-MVar data include missense mutations from UniPRO-TKB, TCGA and other sources that cause over 2000 diseases or syndromes (MIM) and polymorphisms, or are associated with hundreds of cancers. PTMVars include 18 548 phosphorlyation sites, 3412 ubiquitylation sites, 2316 acetylation sites, 685 methylation sites and 245 succinylation sites.&quot;,&quot;publisher&quot;:&quot;Oxford University Press&quot;,&quot;issue&quot;:&quot;D1&quot;,&quot;volume&quot;:&quot;43&quot;}}],&quot;properties&quot;:{&quot;noteIndex&quot;:0},&quot;manualOverride&quot;:{&quot;isManuallyOverridden&quot;:false,&quot;manualOverrideText&quot;:&quot;&quot;,&quot;citeprocText&quot;:&quot;[17]&quot;}},{&quot;citationID&quot;:&quot;MENDELEY_CITATION_fdc22859-1363-4f1f-b209-9dedb19359fc&quot;,&quot;isEdited&quot;:false,&quot;citationTag&quot;:&quot;MENDELEY_CITATION_v3_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&quot;,&quot;citationItems&quot;:[{&quot;id&quot;:&quot;7ebcb0cb-25e0-3e49-842e-81e0c86d7202&quot;,&quot;isTemporary&quot;:false,&quot;itemData&quot;:{&quot;type&quot;:&quot;article-journal&quot;,&quot;id&quot;:&quot;7ebcb0cb-25e0-3e49-842e-81e0c86d7202&quot;,&quot;title&quot;:&quot;InterProScan 5: Genome-scale protein function classification&quot;,&quot;author&quot;:[{&quot;family&quot;:&quot;Jones&quot;,&quot;given&quot;:&quot;Philip&quot;,&quot;parse-names&quot;:false,&quot;dropping-particle&quot;:&quot;&quot;,&quot;non-dropping-particle&quot;:&quot;&quot;},{&quot;family&quot;:&quot;Binns&quot;,&quot;given&quot;:&quot;David&quot;,&quot;parse-names&quot;:false,&quot;dropping-particle&quot;:&quot;&quot;,&quot;non-dropping-particle&quot;:&quot;&quot;},{&quot;family&quot;:&quot;Chang&quot;,&quot;given&quot;:&quot;Hsin Yu&quot;,&quot;parse-names&quot;:false,&quot;dropping-particle&quot;:&quot;&quot;,&quot;non-dropping-particle&quot;:&quot;&quot;},{&quot;family&quot;:&quot;Fraser&quot;,&quot;given&quot;:&quot;Matthew&quot;,&quot;parse-names&quot;:false,&quot;dropping-particle&quot;:&quot;&quot;,&quot;non-dropping-particle&quot;:&quot;&quot;},{&quot;family&quot;:&quot;Li&quot;,&quot;given&quot;:&quot;Weizhong&quot;,&quot;parse-names&quot;:false,&quot;dropping-particle&quot;:&quot;&quot;,&quot;non-dropping-particle&quot;:&quot;&quot;},{&quot;family&quot;:&quot;McAnulla&quot;,&quot;given&quot;:&quot;Craig&quot;,&quot;parse-names&quot;:false,&quot;dropping-particle&quot;:&quot;&quot;,&quot;non-dropping-particle&quot;:&quot;&quot;},{&quot;family&quot;:&quot;McWilliam&quot;,&quot;given&quot;:&quot;Hamish&quot;,&quot;parse-names&quot;:false,&quot;dropping-particle&quot;:&quot;&quot;,&quot;non-dropping-particle&quot;:&quot;&quot;},{&quot;family&quot;:&quot;Maslen&quot;,&quot;given&quot;:&quot;John&quot;,&quot;parse-names&quot;:false,&quot;dropping-particle&quot;:&quot;&quot;,&quot;non-dropping-particle&quot;:&quot;&quot;},{&quot;family&quot;:&quot;Mitchell&quot;,&quot;given&quot;:&quot;Alex&quot;,&quot;parse-names&quot;:false,&quot;dropping-particle&quot;:&quot;&quot;,&quot;non-dropping-particle&quot;:&quot;&quot;},{&quot;family&quot;:&quot;Nuka&quot;,&quot;given&quot;:&quot;Gift&quot;,&quot;parse-names&quot;:false,&quot;dropping-particle&quot;:&quot;&quot;,&quot;non-dropping-particle&quot;:&quot;&quot;},{&quot;family&quot;:&quot;Pesseat&quot;,&quot;given&quot;:&quot;Sebastien&quot;,&quot;parse-names&quot;:false,&quot;dropping-particle&quot;:&quot;&quot;,&quot;non-dropping-particle&quot;:&quot;&quot;},{&quot;family&quot;:&quot;Quinn&quot;,&quot;given&quot;:&quot;Antony F.&quot;,&quot;parse-names&quot;:false,&quot;dropping-particle&quot;:&quot;&quot;,&quot;non-dropping-particle&quot;:&quot;&quot;},{&quot;family&quot;:&quot;Sangrador-Vegas&quot;,&quot;given&quot;:&quot;Amaia&quot;,&quot;parse-names&quot;:false,&quot;dropping-particle&quot;:&quot;&quot;,&quot;non-dropping-particle&quot;:&quot;&quot;},{&quot;family&quot;:&quot;Scheremetjew&quot;,&quot;given&quot;:&quot;Maxim&quot;,&quot;parse-names&quot;:false,&quot;dropping-particle&quot;:&quot;&quot;,&quot;non-dropping-particle&quot;:&quot;&quot;},{&quot;family&quot;:&quot;Yong&quot;,&quot;given&quot;:&quot;Siew Yit&quot;,&quot;parse-names&quot;:false,&quot;dropping-particle&quot;:&quot;&quot;,&quot;non-dropping-particle&quot;:&quot;&quot;},{&quot;family&quot;:&quot;Lopez&quot;,&quot;given&quot;:&quot;Rodrigo&quot;,&quot;parse-names&quot;:false,&quot;dropping-particle&quot;:&quot;&quot;,&quot;non-dropping-particle&quot;:&quot;&quot;},{&quot;family&quot;:&quot;Hunter&quot;,&quot;given&quot;:&quot;Sarah&quot;,&quot;parse-names&quot;:false,&quot;dropping-particle&quot;:&quot;&quot;,&quot;non-dropping-particle&quot;:&quot;&quot;}],&quot;container-title&quot;:&quot;Bioinformatics&quot;,&quot;DOI&quot;:&quot;10.1093/bioinformatics/btu031&quot;,&quot;ISSN&quot;:&quot;14602059&quot;,&quot;PMID&quot;:&quot;24451626&quot;,&quot;issued&quot;:{&quot;date-parts&quot;:[[2014,5,1]]},&quot;page&quot;:&quot;1236-1240&quot;,&quot;abstract&quot;:&quot;Motivation: Robust large-scale sequence analysis is a major challenge in modern genomic science, where biologists are frequently trying to characterize many millions of sequences. Here, we describe a new Java-based architecture for the widely used protein function prediction software package InterProScan. Developments include improvements and additions to the outputs of the software and the complete reimplementation of the software framework, resulting in a flexible and stable system that is able to use both multiprocessor machines and/or conventional clusters to achieve scalable distributed data analysis. InterProScan is freely available for download from the EMBl-EBI FTP site and the open source code is hosted at Google Code. © The Author 2013. Published by Oxford University Press.&quot;,&quot;publisher&quot;:&quot;Oxford University Press&quot;,&quot;issue&quot;:&quot;9&quot;,&quot;volume&quot;:&quot;30&quot;,&quot;container-title-short&quot;:&quot;&quot;}}],&quot;properties&quot;:{&quot;noteIndex&quot;:0},&quot;manualOverride&quot;:{&quot;isManuallyOverridden&quot;:false,&quot;manualOverrideText&quot;:&quot;&quot;,&quot;citeprocText&quot;:&quot;[18]&quot;}},{&quot;citationID&quot;:&quot;MENDELEY_CITATION_a1ed6319-7fc6-46c7-8171-0703a890f5be&quot;,&quot;isEdited&quot;:false,&quot;citationTag&quot;:&quot;MENDELEY_CITATION_v3_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&quot;,&quot;citationItems&quot;:[{&quot;id&quot;:&quot;67f1397c-12e9-3ddc-be5e-110c3cfa8e00&quot;,&quot;isTemporary&quot;:false,&quot;itemData&quot;:{&quot;type&quot;:&quot;article-journal&quot;,&quot;id&quot;:&quot;67f1397c-12e9-3ddc-be5e-110c3cfa8e00&quot;,&quot;title&quot;:&quot;A benchmark of gene expression tissue-specificity metrics&quot;,&quot;author&quot;:[{&quot;family&quot;:&quot;Kryuchkova-Mostacci&quot;,&quot;given&quot;:&quot;Nadezda&quot;,&quot;parse-names&quot;:false,&quot;dropping-particle&quot;:&quot;&quot;,&quot;non-dropping-particle&quot;:&quot;&quot;},{&quot;family&quot;:&quot;Robinson-Rechavi&quot;,&quot;given&quot;:&quot;Marc&quot;,&quot;parse-names&quot;:false,&quot;dropping-particle&quot;:&quot;&quot;,&quot;non-dropping-particle&quot;:&quot;&quot;}],&quot;container-title&quot;:&quot;Briefings in Bioinformatics&quot;,&quot;container-title-short&quot;:&quot;Brief Bioinform&quot;,&quot;DOI&quot;:&quot;10.1093/bib/bbw008&quot;,&quot;ISSN&quot;:&quot;14774054&quot;,&quot;PMID&quot;:&quot;26891983&quot;,&quot;issued&quot;:{&quot;date-parts&quot;:[[2017]]},&quot;page&quot;:&quot;205-214&quot;,&quot;abstract&quot;:&quot;One of the major properties of genes is their expression pattern. Notably, genes are often classified as tissue specific or housekeeping. This property is of interest to molecular evolution as an explanatory factor of, e.g. Evolutionary rate, as well as a functional feature which may in itself evolve. While many different methods of measuring tissue specificity have been proposed and used for such studies, there has been no comparison or benchmarking of these methods to our knowledge, and little justification of their use. In this study, we compare nine measures of tissue specificity. Most methods were established for ESTs and microarrays, and several were later adapted to RNA-seq. We analyse their capacity to distinguish gene categories, their robustness to the choice and number of tissues used and their capture of evolutionary conservation signal.&quot;,&quot;publisher&quot;:&quot;Oxford University Press&quot;,&quot;issue&quot;:&quot;2&quot;,&quot;volume&quot;:&quot;18&quot;}}],&quot;properties&quot;:{&quot;noteIndex&quot;:0},&quot;manualOverride&quot;:{&quot;isManuallyOverridden&quot;:false,&quot;manualOverrideText&quot;:&quot;&quot;,&quot;citeprocText&quot;:&quot;[19]&quot;}},{&quot;citationID&quot;:&quot;MENDELEY_CITATION_c98df39d-6662-44e3-9a56-e3d7c6f5fd0b&quot;,&quot;isEdited&quot;:false,&quot;citationTag&quot;:&quot;MENDELEY_CITATION_v3_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&quot;,&quot;citationItems&quot;:[{&quot;id&quot;:&quot;5f2bbdb2-27d0-3925-96c7-7282e8ad6e19&quot;,&quot;isTemporary&quot;:false,&quot;itemData&quot;:{&quot;type&quot;:&quot;article-journal&quot;,&quot;id&quot;:&quot;5f2bbdb2-27d0-3925-96c7-7282e8ad6e19&quot;,&quot;title&quot;:&quot;Inferring interaction networks from multi-omics data&quot;,&quot;author&quot;:[{&quot;family&quot;:&quot;Hawe&quot;,&quot;given&quot;:&quot;Johann S.&quot;,&quot;parse-names&quot;:false,&quot;dropping-particle&quot;:&quot;&quot;,&quot;non-dropping-particle&quot;:&quot;&quot;},{&quot;family&quot;:&quot;Theis&quot;,&quot;given&quot;:&quot;Fabian J.&quot;,&quot;parse-names&quot;:false,&quot;dropping-particle&quot;:&quot;&quot;,&quot;non-dropping-particle&quot;:&quot;&quot;},{&quot;family&quot;:&quot;Heinig&quot;,&quot;given&quot;:&quot;Matthias&quot;,&quot;parse-names&quot;:false,&quot;dropping-particle&quot;:&quot;&quot;,&quot;non-dropping-particle&quot;:&quot;&quot;}],&quot;container-title&quot;:&quot;Frontiers in Genetics&quot;,&quot;container-title-short&quot;:&quot;Front Genet&quot;,&quot;DOI&quot;:&quot;10.3389/fgene.2019.00535&quot;,&quot;ISSN&quot;:&quot;16648021&quot;,&quot;issued&quot;:{&quot;date-parts&quot;:[[2019]]},&quot;abstract&quot;:&quot;A major goal in systems biology is a comprehensive description of the entirety of all complex interactions between different types of biomolecules-also referred to as the interactome-and how these interactions give rise to higher, cellular and organism level functions or diseases. Numerous efforts have been undertaken to define such interactomes experimentally, for example yeast-two-hybrid based protein-protein interaction networks or ChIP-seq based protein-DNA interactions for individual proteins. To complement these direct measurements, genome-scale quantitative multi-omics data (transcriptomics, proteomics, metabolomics, etc.) enable researchers to predict novel functional interactions between molecular species. Moreover, these data allow to distinguish relevant functional from non-functional interactions in specific biological contexts. However, integration of multi-omics data is not straight forward due to their heterogeneity. Numerous methods for the inference of interaction networks from homogeneous functional data exist, but with the advent of large-scale paired multi-omics data a new class of methods for inferring comprehensive networks across different molecular species began to emerge. Here we review state-of-the-art techniques for inferring the topology of interaction networks from functional multi-omics data, encompassing graphical models with multiple node types and quantitative-trait-loci (QTL) based approaches. In addition, we will discuss Bayesian aspects of network inference, which allow for leveraging already established biological information such as known protein-protein or protein-DNA interactions, to guide the inference process.&quot;,&quot;publisher&quot;:&quot;Frontiers Media S.A.&quot;,&quot;issue&quot;:&quot;JUN&quot;,&quot;volume&quot;:&quot;10&quot;}}],&quot;properties&quot;:{&quot;noteIndex&quot;:0},&quot;manualOverride&quot;:{&quot;isManuallyOverridden&quot;:false,&quot;manualOverrideText&quot;:&quot;&quot;,&quot;citeprocText&quot;:&quot;[20]&quot;}},{&quot;citationID&quot;:&quot;MENDELEY_CITATION_61081336-96a5-4689-b8ae-027b902b2058&quot;,&quot;isEdited&quot;:false,&quot;citationTag&quot;:&quot;MENDELEY_CITATION_v3_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&quot;,&quot;citationItems&quot;:[{&quot;id&quot;:&quot;f89e03a7-8093-3439-9b3f-72ee8f9d3038&quot;,&quot;isTemporary&quot;:false,&quot;itemData&quot;:{&quot;type&quot;:&quot;article-journal&quot;,&quot;id&quot;:&quot;f89e03a7-8093-3439-9b3f-72ee8f9d3038&quot;,&quot;title&quot;:&quot;Integrate multi-omics data with biological interaction networks using Multi-view Factorization AutoEncoder (MAE)&quot;,&quot;author&quot;:[{&quot;family&quot;:&quot;Ma&quot;,&quot;given&quot;:&quot;Tianle&quot;,&quot;parse-names&quot;:false,&quot;dropping-particle&quot;:&quot;&quot;,&quot;non-dropping-particle&quot;:&quot;&quot;},{&quot;family&quot;:&quot;Zhang&quot;,&quot;given&quot;:&quot;Aidong&quot;,&quot;parse-names&quot;:false,&quot;dropping-particle&quot;:&quot;&quot;,&quot;non-dropping-particle&quot;:&quot;&quot;}],&quot;container-title&quot;:&quot;BMC Genomics&quot;,&quot;container-title-short&quot;:&quot;BMC Genomics&quot;,&quot;DOI&quot;:&quot;10.1186/s12864-019-6285-x&quot;,&quot;ISSN&quot;:&quot;14712164&quot;,&quot;PMID&quot;:&quot;31856727&quot;,&quot;issued&quot;:{&quot;date-parts&quot;:[[2019,12,20]]},&quot;abstract&quot;:&quot;Background: Comprehensive molecular profiling of various cancers and other diseases has generated vast amounts of multi-omics data. Each type of-omics data corresponds to one feature space, such as gene expression, miRNA expression, DNA methylation, etc. Integrating multi-omics data can link different layers of molecular feature spaces and is crucial to elucidate molecular pathways underlying various diseases. Machine learning approaches to mining multi-omics data hold great promises in uncovering intricate relationships among molecular features. However, due to the \&quot;big p, small n\&quot; problem (i.e., small sample sizes with high-dimensional features), training a large-scale generalizable deep learning model with multi-omics data alone is very challenging. Results: We developed a method called Multi-view Factorization AutoEncoder (MAE) with network constraints that can seamlessly integrate multi-omics data and domain knowledge such as molecular interaction networks. Our method learns feature and patient embeddings simultaneously with deep representation learning. Both feature representations and patient representations are subject to certain constraints specified as regularization terms in the training objective. By incorporating domain knowledge into the training objective, we implicitly introduced a good inductive bias into the machine learning model, which helps improve model generalizability. We performed extensive experiments on the TCGA datasets and demonstrated the power of integrating multi-omics data and biological interaction networks using our proposed method for predicting target clinical variables. Conclusions: To alleviate the overfitting problem in deep learning on multi-omics data with the \&quot;big p, small n\&quot; problem, it is helpful to incorporate biological domain knowledge into the model as inductive biases. It is very promising to design machine learning models that facilitate the seamless integration of large-scale multi-omics data and biomedical domain knowledge for uncovering intricate relationships among molecular features and clinical features.&quot;,&quot;publisher&quot;:&quot;BioMed Central Ltd.&quot;,&quot;volume&quot;:&quot;20&quot;}}],&quot;properties&quot;:{&quot;noteIndex&quot;:0},&quot;manualOverride&quot;:{&quot;isManuallyOverridden&quot;:false,&quot;manualOverrideText&quot;:&quot;&quot;,&quot;citeprocText&quot;:&quot;[21]&quot;}},{&quot;citationID&quot;:&quot;MENDELEY_CITATION_228f4d79-76c5-4a46-b70d-909a4e503f73&quot;,&quot;citationTag&quot;:&quot;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&quot;,&quot;isEdited&quot;:false,&quot;citationItems&quot;:[{&quot;id&quot;:&quot;77cf6204-c8ab-3895-a9a1-d45c242712d0&quot;,&quot;isTemporary&quot;:false,&quot;itemData&quot;:{&quot;type&quot;:&quot;article-journal&quot;,&quot;id&quot;:&quot;77cf6204-c8ab-3895-a9a1-d45c242712d0&quot;,&quot;title&quot;:&quot;IDNAProt-ES: Identification of DNA-binding Proteins Using Evolutionary and Structural Features&quot;,&quot;author&quot;:[{&quot;family&quot;:&quot;Chowdhury&quot;,&quot;given&quot;:&quot;Shahana Yasmin&quot;,&quot;parse-names&quot;:false,&quot;dropping-particle&quot;:&quot;&quot;,&quot;non-dropping-particle&quot;:&quot;&quot;},{&quot;family&quot;:&quot;Shatabda&quot;,&quot;given&quot;:&quot;Swakkhar&quot;,&quot;parse-names&quot;:false,&quot;dropping-particle&quot;:&quot;&quot;,&quot;non-dropping-particle&quot;:&quot;&quot;},{&quot;family&quot;:&quot;Dehzangi&quot;,&quot;given&quot;:&quot;Abdollah&quot;,&quot;parse-names&quot;:false,&quot;dropping-particle&quot;:&quot;&quot;,&quot;non-dropping-particle&quot;:&quot;&quot;}],&quot;container-title&quot;:&quot;Scientific Reports&quot;,&quot;container-title-short&quot;:&quot;Sci Rep&quot;,&quot;DOI&quot;:&quot;10.1038/s41598-017-14945-1&quot;,&quot;ISSN&quot;:&quot;20452322&quot;,&quot;PMID&quot;:&quot;29097781&quot;,&quot;issued&quot;:{&quot;date-parts&quot;:[[2017,12,1]]},&quot;abstract&quot;:&quot;DNA-binding proteins play a very important role in the structural composition of the DNA. In addition, they regulate and effect various cellular processes like transcription, DNA replication, DNA recombination, repair and modification. The experimental methods used to identify DNA-binding proteins are expensive and time consuming and thus attracted researchers from computational field to address the problem. In this paper, we present iDNAProt-ES, a DNA-binding protein prediction method that utilizes both sequence based evolutionary and structure based features of proteins to identify their DNA-binding functionality. We used recursive feature elimination to extract an optimal set of features and train them using Support Vector Machine (SVM) with linear kernel to select the final model. Our proposed method significantly outperforms the existing state-of-the-art predictors on standard benchmark dataset. The accuracy of the predictor is 90.18% using jack knife test and 88.87% using 10-fold cross validation on the benchmark dataset. The accuracy of the predictor on the independent dataset is 80.64% which is also significantly better than the state-of-the-art methods. iDNAProt-ES is a novel prediction method that uses evolutionary and structural based features. We believe the superior performance of iDNAProt-ES will motivate the researchers to use this method to identify DNA-binding proteins. iDNAProt-ES is publicly available as a web server at: http://brl.uiu.ac.bd/iDNAProt-ES/.&quot;,&quot;publisher&quot;:&quot;Nature Publishing Group&quot;,&quot;issue&quot;:&quot;1&quot;,&quot;volume&quot;:&quot;7&quot;}},{&quot;id&quot;:&quot;ed718e12-1bef-32fd-8bc9-961d6ea4ddcd&quot;,&quot;isTemporary&quot;:false,&quot;itemData&quot;:{&quot;type&quot;:&quot;article-journal&quot;,&quot;id&quot;:&quot;ed718e12-1bef-32fd-8bc9-961d6ea4ddcd&quot;,&quot;title&quot;:&quot;Integrative Analysis of Multi-omics Data for Discovery and Functional Studies of Complex Human Diseases&quot;,&quot;author&quot;:[{&quot;family&quot;:&quot;Sun&quot;,&quot;given&quot;:&quot;Yan&quot;,&quot;parse-names&quot;:false,&quot;dropping-particle&quot;:&quot;V.&quot;,&quot;non-dropping-particle&quot;:&quot;&quot;},{&quot;family&quot;:&quot;Hu&quot;,&quot;given&quot;:&quot;Yi Juan&quot;,&quot;parse-names&quot;:false,&quot;dropping-particle&quot;:&quot;&quot;,&quot;non-dropping-particle&quot;:&quot;&quot;}],&quot;container-title&quot;:&quot;Advances in Genetics&quot;,&quot;container-title-short&quot;:&quot;Adv Genet&quot;,&quot;DOI&quot;:&quot;10.1016/bs.adgen.2015.11.004&quot;,&quot;ISBN&quot;:&quot;9780128048016&quot;,&quot;ISSN&quot;:&quot;00652660&quot;,&quot;PMID&quot;:&quot;26915271&quot;,&quot;issued&quot;:{&quot;date-parts&quot;:[[2016]]},&quot;page&quot;:&quot;147-190&quot;,&quot;abstract&quot;:&quot;Complex and dynamic networks of molecules are involved in human diseases. High-throughput technologies enable omics studies interrogating thousands to millions of makers with similar biochemical properties (eg, transcriptomics for RNA transcripts). However, a single layer of \&quot;omics\&quot; can only provide limited insights into the biological mechanisms of a disease. In the case of genome-wide association studies, although thousands of single nucleotide polymorphisms have been identified for complex diseases and traits, the functional implications and mechanisms of the associated loci are largely unknown. Additionally, the genomic variants alone are not able to explain the changing disease risk across the life span. DNA, RNA, protein, and metabolite often have complementary roles to jointly perform a certain biological function. Such complementary effects and synergistic interactions between omic layers in the life course can only be captured by integrative study of multiple molecular layers. Building upon the success in single-omics discovery research, population studies started adopting the multi-omics approach to better understanding the molecular function and disease etiology. Multi-omics approaches integrate data obtained from different omic levels to understand their interrelation and combined influence on the disease processes. Here, we summarize major omics approaches available in population research, and review integrative approaches and methodologies interrogating multiple omic layers, which enhance the gene discovery and functional analysis of human diseases. We seek to provide analytical recommendations for different types of multi-omics data and study designs to guide the emerging multi-omic research, and to suggest improvement of the existing analytical methods. © 2016 Elsevier Inc..&quot;,&quot;publisher&quot;:&quot;Academic Press Inc.&quot;,&quot;volume&quot;:&quot;93&quot;}},{&quot;id&quot;:&quot;be6a2f01-996b-323c-b0e0-b611db3f42c7&quot;,&quot;itemData&quot;:{&quot;type&quot;:&quot;article&quot;,&quot;id&quot;:&quot;be6a2f01-996b-323c-b0e0-b611db3f42c7&quot;,&quot;title&quot;:&quot;Transformer-based deep learning for predicting protein properties in the life sciences&quot;,&quot;author&quot;:[{&quot;family&quot;:&quot;Chandra&quot;,&quot;given&quot;:&quot;Abel&quot;,&quot;parse-names&quot;:false,&quot;dropping-particle&quot;:&quot;&quot;,&quot;non-dropping-particle&quot;:&quot;&quot;},{&quot;family&quot;:&quot;Tünnermann&quot;,&quot;given&quot;:&quot;Laura&quot;,&quot;parse-names&quot;:false,&quot;dropping-particle&quot;:&quot;&quot;,&quot;non-dropping-particle&quot;:&quot;&quot;},{&quot;family&quot;:&quot;Löfstedt&quot;,&quot;given&quot;:&quot;Tommy&quot;,&quot;parse-names&quot;:false,&quot;dropping-particle&quot;:&quot;&quot;,&quot;non-dropping-particle&quot;:&quot;&quot;},{&quot;family&quot;:&quot;Gratz&quot;,&quot;given&quot;:&quot;Regina&quot;,&quot;parse-names&quot;:false,&quot;dropping-particle&quot;:&quot;&quot;,&quot;non-dropping-particle&quot;:&quot;&quot;}],&quot;container-title&quot;:&quot;eLife&quot;,&quot;container-title-short&quot;:&quot;Elife&quot;,&quot;DOI&quot;:&quot;10.7554/eLife.82819&quot;,&quot;ISSN&quot;:&quot;2050084X&quot;,&quot;PMID&quot;:&quot;36651724&quot;,&quot;issued&quot;:{&quot;date-parts&quot;:[[2023]]},&quot;abstract&quot;:&quot;Recent developments in deep learning, coupled with an increasing number of sequenced proteins, have led to a breakthrough in life science applications, in particular in protein property prediction. There is hope that deep learning can close the gap between the number of sequenced proteins and proteins with known properties based on lab experiments. Language models from the field of natural language processing have gained popularity for protein property predictions and have led to a new computational revolution in biology, where old prediction results are being improved regularly. Such models can learn useful multipurpose representations of proteins from large open repositories of protein sequences and can be used, for instance, to predict protein properties. The field of natural language processing is growing quickly because of developments in a class of models based on a particular model—the Transformer model. We review recent developments and the use of large-scale Transformer models in applications for predicting protein characteristics and how such models can be used to predict, for example, post-translational modifications. We review shortcomings of other deep learning models and explain how the Transformer models have quickly proven to be a very promising way to unravel information hidden in the sequences of amino acids.&quot;,&quot;publisher&quot;:&quot;eLife Sciences Publications Ltd&quot;,&quot;volume&quot;:&quot;12&quot;},&quot;isTemporary&quot;:false}],&quot;properties&quot;:{&quot;noteIndex&quot;:0},&quot;manualOverride&quot;:{&quot;isManuallyOverridden&quot;:false,&quot;manualOverrideText&quot;:&quot;&quot;,&quot;citeprocText&quot;:&quot;[22–24]&quot;}}]"/>
    <we:property name="MENDELEY_CITATIONS_LOCALE_CODE" value="&quot;en-US&quot;"/>
    <we:property name="MENDELEY_CITATIONS_STYLE" value="{&quot;id&quot;:&quot;https://www.zotero.org/styles/bmc-bioinformatics&quot;,&quot;title&quot;:&quot;BMC Bioinformatics&quot;,&quot;format&quot;:&quot;numeric&quot;,&quot;defaultLocale&quot;:&quot;en-US&quot;,&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998DA31F-DF4D-1143-A81A-18B71E7EE70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TotalTime>
  <Pages>22</Pages>
  <Words>11475</Words>
  <Characters>73102</Characters>
  <Application>Microsoft Office Word</Application>
  <DocSecurity>0</DocSecurity>
  <Lines>1179</Lines>
  <Paragraphs>349</Paragraphs>
  <ScaleCrop>false</ScaleCrop>
  <HeadingPairs>
    <vt:vector size="4" baseType="variant">
      <vt:variant>
        <vt:lpstr>제목</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84228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이성권</dc:creator>
  <cp:keywords/>
  <dc:description/>
  <cp:lastModifiedBy>김한진</cp:lastModifiedBy>
  <cp:revision>12</cp:revision>
  <cp:lastPrinted>2023-08-31T13:03:00Z</cp:lastPrinted>
  <dcterms:created xsi:type="dcterms:W3CDTF">2026-01-26T07:37:00Z</dcterms:created>
  <dcterms:modified xsi:type="dcterms:W3CDTF">2026-01-27T06:45:00Z</dcterms:modified>
</cp:coreProperties>
</file>